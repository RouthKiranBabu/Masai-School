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numPr>
          <w:ilvl w:val="0"/>
          <w:numId w:val="17"/>
        </w:numPr>
        <w:shd w:fill="ffffff" w:val="clear"/>
        <w:spacing w:after="240" w:before="240" w:lineRule="auto"/>
        <w:ind w:left="720" w:hanging="360"/>
        <w:jc w:val="both"/>
        <w:rPr>
          <w:b w:val="1"/>
          <w:color w:val="333333"/>
          <w:sz w:val="24"/>
          <w:szCs w:val="24"/>
          <w:u w:val="none"/>
        </w:rPr>
      </w:pPr>
      <w:r w:rsidDel="00000000" w:rsidR="00000000" w:rsidRPr="00000000">
        <w:rPr>
          <w:b w:val="1"/>
          <w:color w:val="333333"/>
          <w:sz w:val="24"/>
          <w:szCs w:val="24"/>
          <w:rtl w:val="0"/>
        </w:rPr>
        <w:t xml:space="preserve">Client Server Architecture</w:t>
      </w:r>
    </w:p>
    <w:p w:rsidR="00000000" w:rsidDel="00000000" w:rsidP="00000000" w:rsidRDefault="00000000" w:rsidRPr="00000000" w14:paraId="00000002">
      <w:pPr>
        <w:shd w:fill="ffffff" w:val="clear"/>
        <w:spacing w:after="240" w:before="240" w:lineRule="auto"/>
        <w:jc w:val="both"/>
        <w:rPr>
          <w:b w:val="1"/>
          <w:color w:val="333333"/>
          <w:sz w:val="24"/>
          <w:szCs w:val="24"/>
        </w:rPr>
      </w:pPr>
      <w:r w:rsidDel="00000000" w:rsidR="00000000" w:rsidRPr="00000000">
        <w:rPr>
          <w:rtl w:val="0"/>
        </w:rPr>
      </w:r>
    </w:p>
    <w:p w:rsidR="00000000" w:rsidDel="00000000" w:rsidP="00000000" w:rsidRDefault="00000000" w:rsidRPr="00000000" w14:paraId="00000003">
      <w:pPr>
        <w:numPr>
          <w:ilvl w:val="0"/>
          <w:numId w:val="17"/>
        </w:numPr>
        <w:shd w:fill="ffffff" w:val="clear"/>
        <w:spacing w:after="240" w:before="240" w:lineRule="auto"/>
        <w:ind w:left="720" w:hanging="360"/>
        <w:jc w:val="both"/>
        <w:rPr>
          <w:b w:val="1"/>
          <w:color w:val="333333"/>
          <w:sz w:val="24"/>
          <w:szCs w:val="24"/>
          <w:u w:val="none"/>
        </w:rPr>
      </w:pPr>
      <w:r w:rsidDel="00000000" w:rsidR="00000000" w:rsidRPr="00000000">
        <w:rPr>
          <w:b w:val="1"/>
          <w:color w:val="333333"/>
          <w:sz w:val="24"/>
          <w:szCs w:val="24"/>
          <w:rtl w:val="0"/>
        </w:rPr>
        <w:t xml:space="preserve">3 tier architecture.</w:t>
      </w:r>
    </w:p>
    <w:p w:rsidR="00000000" w:rsidDel="00000000" w:rsidP="00000000" w:rsidRDefault="00000000" w:rsidRPr="00000000" w14:paraId="00000004">
      <w:pPr>
        <w:shd w:fill="ffffff" w:val="clear"/>
        <w:spacing w:after="240" w:before="240" w:lineRule="auto"/>
        <w:jc w:val="both"/>
        <w:rPr>
          <w:b w:val="1"/>
          <w:color w:val="333333"/>
          <w:sz w:val="24"/>
          <w:szCs w:val="24"/>
        </w:rPr>
      </w:pPr>
      <w:r w:rsidDel="00000000" w:rsidR="00000000" w:rsidRPr="00000000">
        <w:rPr>
          <w:b w:val="1"/>
          <w:color w:val="333333"/>
          <w:sz w:val="24"/>
          <w:szCs w:val="24"/>
        </w:rPr>
        <w:drawing>
          <wp:inline distB="114300" distT="114300" distL="114300" distR="114300">
            <wp:extent cx="5731200" cy="2959100"/>
            <wp:effectExtent b="0" l="0" r="0" t="0"/>
            <wp:docPr id="1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numPr>
          <w:ilvl w:val="0"/>
          <w:numId w:val="17"/>
        </w:numPr>
        <w:shd w:fill="ffffff" w:val="clear"/>
        <w:spacing w:after="240" w:before="240" w:lineRule="auto"/>
        <w:ind w:left="720" w:hanging="360"/>
        <w:jc w:val="both"/>
        <w:rPr>
          <w:b w:val="1"/>
          <w:color w:val="333333"/>
          <w:sz w:val="24"/>
          <w:szCs w:val="24"/>
          <w:u w:val="none"/>
        </w:rPr>
      </w:pPr>
      <w:r w:rsidDel="00000000" w:rsidR="00000000" w:rsidRPr="00000000">
        <w:rPr>
          <w:b w:val="1"/>
          <w:color w:val="333333"/>
          <w:sz w:val="24"/>
          <w:szCs w:val="24"/>
          <w:rtl w:val="0"/>
        </w:rPr>
        <w:t xml:space="preserve">What is an API</w:t>
      </w:r>
    </w:p>
    <w:p w:rsidR="00000000" w:rsidDel="00000000" w:rsidP="00000000" w:rsidRDefault="00000000" w:rsidRPr="00000000" w14:paraId="00000006">
      <w:pPr>
        <w:shd w:fill="ffffff" w:val="clear"/>
        <w:spacing w:after="240" w:before="240" w:lineRule="auto"/>
        <w:ind w:left="720" w:firstLine="0"/>
        <w:jc w:val="both"/>
        <w:rPr>
          <w:b w:val="1"/>
          <w:color w:val="333333"/>
          <w:sz w:val="24"/>
          <w:szCs w:val="24"/>
        </w:rPr>
      </w:pPr>
      <w:r w:rsidDel="00000000" w:rsidR="00000000" w:rsidRPr="00000000">
        <w:rPr>
          <w:b w:val="1"/>
          <w:color w:val="333333"/>
          <w:sz w:val="24"/>
          <w:szCs w:val="24"/>
        </w:rPr>
        <w:drawing>
          <wp:inline distB="114300" distT="114300" distL="114300" distR="114300">
            <wp:extent cx="5731200" cy="2514600"/>
            <wp:effectExtent b="0" l="0" r="0" t="0"/>
            <wp:docPr id="1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hd w:fill="ffffff" w:val="clear"/>
        <w:spacing w:after="240" w:before="240" w:lineRule="auto"/>
        <w:ind w:left="720" w:firstLine="0"/>
        <w:jc w:val="both"/>
        <w:rPr>
          <w:b w:val="1"/>
          <w:color w:val="333333"/>
          <w:sz w:val="24"/>
          <w:szCs w:val="24"/>
        </w:rPr>
      </w:pPr>
      <w:r w:rsidDel="00000000" w:rsidR="00000000" w:rsidRPr="00000000">
        <w:rPr>
          <w:rtl w:val="0"/>
        </w:rPr>
      </w:r>
    </w:p>
    <w:p w:rsidR="00000000" w:rsidDel="00000000" w:rsidP="00000000" w:rsidRDefault="00000000" w:rsidRPr="00000000" w14:paraId="00000008">
      <w:pPr>
        <w:shd w:fill="ffffff" w:val="clear"/>
        <w:spacing w:after="240" w:before="240" w:lineRule="auto"/>
        <w:ind w:left="720" w:firstLine="0"/>
        <w:jc w:val="both"/>
        <w:rPr>
          <w:b w:val="1"/>
          <w:color w:val="333333"/>
          <w:sz w:val="24"/>
          <w:szCs w:val="24"/>
        </w:rPr>
      </w:pPr>
      <w:r w:rsidDel="00000000" w:rsidR="00000000" w:rsidRPr="00000000">
        <w:rPr>
          <w:b w:val="1"/>
          <w:color w:val="333333"/>
          <w:sz w:val="24"/>
          <w:szCs w:val="24"/>
          <w:rtl w:val="0"/>
        </w:rPr>
        <w:t xml:space="preserve">Network : </w:t>
      </w:r>
    </w:p>
    <w:p w:rsidR="00000000" w:rsidDel="00000000" w:rsidP="00000000" w:rsidRDefault="00000000" w:rsidRPr="00000000" w14:paraId="00000009">
      <w:pPr>
        <w:shd w:fill="ffffff" w:val="clear"/>
        <w:spacing w:after="240" w:before="240" w:lineRule="auto"/>
        <w:ind w:left="720" w:firstLine="0"/>
        <w:jc w:val="both"/>
        <w:rPr>
          <w:b w:val="1"/>
          <w:color w:val="333333"/>
          <w:sz w:val="24"/>
          <w:szCs w:val="24"/>
        </w:rPr>
      </w:pPr>
      <w:r w:rsidDel="00000000" w:rsidR="00000000" w:rsidRPr="00000000">
        <w:rPr>
          <w:b w:val="1"/>
          <w:color w:val="333333"/>
          <w:sz w:val="24"/>
          <w:szCs w:val="24"/>
          <w:rtl w:val="0"/>
        </w:rPr>
        <w:t xml:space="preserve">Http, https protocol.</w:t>
      </w:r>
    </w:p>
    <w:p w:rsidR="00000000" w:rsidDel="00000000" w:rsidP="00000000" w:rsidRDefault="00000000" w:rsidRPr="00000000" w14:paraId="0000000A">
      <w:pPr>
        <w:shd w:fill="ffffff" w:val="clear"/>
        <w:spacing w:after="240" w:before="240" w:lineRule="auto"/>
        <w:ind w:left="720" w:firstLine="0"/>
        <w:jc w:val="both"/>
        <w:rPr>
          <w:b w:val="1"/>
          <w:color w:val="333333"/>
          <w:sz w:val="24"/>
          <w:szCs w:val="24"/>
        </w:rPr>
      </w:pPr>
      <w:r w:rsidDel="00000000" w:rsidR="00000000" w:rsidRPr="00000000">
        <w:rPr>
          <w:b w:val="1"/>
          <w:color w:val="333333"/>
          <w:sz w:val="24"/>
          <w:szCs w:val="24"/>
          <w:rtl w:val="0"/>
        </w:rPr>
        <w:t xml:space="preserve">DNS protocol.</w:t>
      </w:r>
    </w:p>
    <w:p w:rsidR="00000000" w:rsidDel="00000000" w:rsidP="00000000" w:rsidRDefault="00000000" w:rsidRPr="00000000" w14:paraId="0000000B">
      <w:pPr>
        <w:shd w:fill="ffffff" w:val="clear"/>
        <w:spacing w:after="240" w:before="240" w:lineRule="auto"/>
        <w:ind w:left="720" w:firstLine="0"/>
        <w:jc w:val="both"/>
        <w:rPr>
          <w:b w:val="1"/>
          <w:color w:val="333333"/>
          <w:sz w:val="24"/>
          <w:szCs w:val="24"/>
        </w:rPr>
      </w:pPr>
      <w:r w:rsidDel="00000000" w:rsidR="00000000" w:rsidRPr="00000000">
        <w:rPr>
          <w:b w:val="1"/>
          <w:color w:val="333333"/>
          <w:sz w:val="24"/>
          <w:szCs w:val="24"/>
          <w:rtl w:val="0"/>
        </w:rPr>
        <w:t xml:space="preserve">API - Application programming interface - interface between 2 applications.</w:t>
      </w:r>
    </w:p>
    <w:p w:rsidR="00000000" w:rsidDel="00000000" w:rsidP="00000000" w:rsidRDefault="00000000" w:rsidRPr="00000000" w14:paraId="0000000C">
      <w:pPr>
        <w:numPr>
          <w:ilvl w:val="0"/>
          <w:numId w:val="19"/>
        </w:numPr>
        <w:shd w:fill="ffffff" w:val="clear"/>
        <w:spacing w:after="0" w:afterAutospacing="0" w:before="240" w:lineRule="auto"/>
        <w:ind w:left="1440" w:hanging="360"/>
        <w:jc w:val="both"/>
        <w:rPr>
          <w:b w:val="1"/>
          <w:color w:val="333333"/>
          <w:sz w:val="24"/>
          <w:szCs w:val="24"/>
          <w:u w:val="none"/>
        </w:rPr>
      </w:pPr>
      <w:r w:rsidDel="00000000" w:rsidR="00000000" w:rsidRPr="00000000">
        <w:rPr>
          <w:b w:val="1"/>
          <w:color w:val="333333"/>
          <w:sz w:val="24"/>
          <w:szCs w:val="24"/>
          <w:rtl w:val="0"/>
        </w:rPr>
        <w:t xml:space="preserve">Bookmyshow and PVR.</w:t>
      </w:r>
    </w:p>
    <w:p w:rsidR="00000000" w:rsidDel="00000000" w:rsidP="00000000" w:rsidRDefault="00000000" w:rsidRPr="00000000" w14:paraId="0000000D">
      <w:pPr>
        <w:numPr>
          <w:ilvl w:val="0"/>
          <w:numId w:val="19"/>
        </w:numPr>
        <w:shd w:fill="ffffff" w:val="clear"/>
        <w:spacing w:after="0" w:afterAutospacing="0" w:before="0" w:beforeAutospacing="0" w:lineRule="auto"/>
        <w:ind w:left="1440" w:hanging="360"/>
        <w:jc w:val="both"/>
        <w:rPr>
          <w:b w:val="1"/>
          <w:color w:val="333333"/>
          <w:sz w:val="24"/>
          <w:szCs w:val="24"/>
          <w:u w:val="none"/>
        </w:rPr>
      </w:pPr>
      <w:r w:rsidDel="00000000" w:rsidR="00000000" w:rsidRPr="00000000">
        <w:rPr>
          <w:b w:val="1"/>
          <w:color w:val="333333"/>
          <w:sz w:val="24"/>
          <w:szCs w:val="24"/>
          <w:rtl w:val="0"/>
        </w:rPr>
        <w:t xml:space="preserve">Zomato and Google maps.</w:t>
      </w:r>
    </w:p>
    <w:p w:rsidR="00000000" w:rsidDel="00000000" w:rsidP="00000000" w:rsidRDefault="00000000" w:rsidRPr="00000000" w14:paraId="0000000E">
      <w:pPr>
        <w:numPr>
          <w:ilvl w:val="0"/>
          <w:numId w:val="19"/>
        </w:numPr>
        <w:shd w:fill="ffffff" w:val="clear"/>
        <w:spacing w:after="0" w:afterAutospacing="0" w:before="0" w:beforeAutospacing="0" w:lineRule="auto"/>
        <w:ind w:left="1440" w:hanging="360"/>
        <w:jc w:val="both"/>
        <w:rPr>
          <w:b w:val="1"/>
          <w:color w:val="333333"/>
          <w:sz w:val="24"/>
          <w:szCs w:val="24"/>
          <w:u w:val="none"/>
        </w:rPr>
      </w:pPr>
      <w:r w:rsidDel="00000000" w:rsidR="00000000" w:rsidRPr="00000000">
        <w:rPr>
          <w:b w:val="1"/>
          <w:color w:val="333333"/>
          <w:sz w:val="24"/>
          <w:szCs w:val="24"/>
          <w:rtl w:val="0"/>
        </w:rPr>
        <w:t xml:space="preserve">Ola/uber with Google Maps.</w:t>
      </w:r>
    </w:p>
    <w:p w:rsidR="00000000" w:rsidDel="00000000" w:rsidP="00000000" w:rsidRDefault="00000000" w:rsidRPr="00000000" w14:paraId="0000000F">
      <w:pPr>
        <w:numPr>
          <w:ilvl w:val="0"/>
          <w:numId w:val="19"/>
        </w:numPr>
        <w:shd w:fill="ffffff" w:val="clear"/>
        <w:spacing w:after="0" w:afterAutospacing="0" w:before="0" w:beforeAutospacing="0" w:lineRule="auto"/>
        <w:ind w:left="1440" w:hanging="360"/>
        <w:jc w:val="both"/>
        <w:rPr>
          <w:b w:val="1"/>
          <w:color w:val="333333"/>
          <w:sz w:val="24"/>
          <w:szCs w:val="24"/>
          <w:u w:val="none"/>
        </w:rPr>
      </w:pPr>
      <w:r w:rsidDel="00000000" w:rsidR="00000000" w:rsidRPr="00000000">
        <w:rPr>
          <w:b w:val="1"/>
          <w:color w:val="333333"/>
          <w:sz w:val="24"/>
          <w:szCs w:val="24"/>
          <w:rtl w:val="0"/>
        </w:rPr>
        <w:t xml:space="preserve">Swiggy  with Banks.</w:t>
      </w:r>
    </w:p>
    <w:p w:rsidR="00000000" w:rsidDel="00000000" w:rsidP="00000000" w:rsidRDefault="00000000" w:rsidRPr="00000000" w14:paraId="00000010">
      <w:pPr>
        <w:numPr>
          <w:ilvl w:val="0"/>
          <w:numId w:val="19"/>
        </w:numPr>
        <w:shd w:fill="ffffff" w:val="clear"/>
        <w:spacing w:after="0" w:afterAutospacing="0" w:before="0" w:beforeAutospacing="0" w:lineRule="auto"/>
        <w:ind w:left="1440" w:hanging="360"/>
        <w:jc w:val="both"/>
        <w:rPr>
          <w:b w:val="1"/>
          <w:color w:val="333333"/>
          <w:sz w:val="24"/>
          <w:szCs w:val="24"/>
          <w:u w:val="none"/>
        </w:rPr>
      </w:pPr>
      <w:r w:rsidDel="00000000" w:rsidR="00000000" w:rsidRPr="00000000">
        <w:rPr>
          <w:b w:val="1"/>
          <w:color w:val="333333"/>
          <w:sz w:val="24"/>
          <w:szCs w:val="24"/>
          <w:rtl w:val="0"/>
        </w:rPr>
        <w:t xml:space="preserve">Dominos with Maps</w:t>
      </w:r>
    </w:p>
    <w:p w:rsidR="00000000" w:rsidDel="00000000" w:rsidP="00000000" w:rsidRDefault="00000000" w:rsidRPr="00000000" w14:paraId="00000011">
      <w:pPr>
        <w:numPr>
          <w:ilvl w:val="0"/>
          <w:numId w:val="19"/>
        </w:numPr>
        <w:shd w:fill="ffffff" w:val="clear"/>
        <w:spacing w:after="0" w:afterAutospacing="0" w:before="0" w:beforeAutospacing="0" w:lineRule="auto"/>
        <w:ind w:left="1440" w:hanging="360"/>
        <w:jc w:val="both"/>
        <w:rPr>
          <w:b w:val="1"/>
          <w:color w:val="333333"/>
          <w:sz w:val="24"/>
          <w:szCs w:val="24"/>
          <w:u w:val="none"/>
        </w:rPr>
      </w:pPr>
      <w:r w:rsidDel="00000000" w:rsidR="00000000" w:rsidRPr="00000000">
        <w:rPr>
          <w:b w:val="1"/>
          <w:color w:val="333333"/>
          <w:sz w:val="24"/>
          <w:szCs w:val="24"/>
          <w:rtl w:val="0"/>
        </w:rPr>
        <w:t xml:space="preserve">Dominoes with Zomato.</w:t>
      </w:r>
    </w:p>
    <w:p w:rsidR="00000000" w:rsidDel="00000000" w:rsidP="00000000" w:rsidRDefault="00000000" w:rsidRPr="00000000" w14:paraId="00000012">
      <w:pPr>
        <w:numPr>
          <w:ilvl w:val="0"/>
          <w:numId w:val="19"/>
        </w:numPr>
        <w:shd w:fill="ffffff" w:val="clear"/>
        <w:spacing w:after="240" w:before="0" w:beforeAutospacing="0" w:lineRule="auto"/>
        <w:ind w:left="1440" w:hanging="360"/>
        <w:jc w:val="both"/>
        <w:rPr>
          <w:b w:val="1"/>
          <w:color w:val="333333"/>
          <w:sz w:val="24"/>
          <w:szCs w:val="24"/>
          <w:u w:val="none"/>
        </w:rPr>
      </w:pPr>
      <w:r w:rsidDel="00000000" w:rsidR="00000000" w:rsidRPr="00000000">
        <w:rPr>
          <w:b w:val="1"/>
          <w:color w:val="333333"/>
          <w:sz w:val="24"/>
          <w:szCs w:val="24"/>
          <w:rtl w:val="0"/>
        </w:rPr>
        <w:t xml:space="preserve">PhonePe with Banks.</w:t>
      </w:r>
    </w:p>
    <w:p w:rsidR="00000000" w:rsidDel="00000000" w:rsidP="00000000" w:rsidRDefault="00000000" w:rsidRPr="00000000" w14:paraId="00000013">
      <w:pPr>
        <w:shd w:fill="ffffff" w:val="clear"/>
        <w:spacing w:after="240" w:before="240" w:lineRule="auto"/>
        <w:jc w:val="both"/>
        <w:rPr>
          <w:b w:val="1"/>
          <w:color w:val="333333"/>
          <w:sz w:val="24"/>
          <w:szCs w:val="24"/>
        </w:rPr>
      </w:pPr>
      <w:r w:rsidDel="00000000" w:rsidR="00000000" w:rsidRPr="00000000">
        <w:rPr>
          <w:rtl w:val="0"/>
        </w:rPr>
      </w:r>
    </w:p>
    <w:p w:rsidR="00000000" w:rsidDel="00000000" w:rsidP="00000000" w:rsidRDefault="00000000" w:rsidRPr="00000000" w14:paraId="00000014">
      <w:pPr>
        <w:shd w:fill="ffffff" w:val="clear"/>
        <w:spacing w:after="240" w:before="240" w:lineRule="auto"/>
        <w:jc w:val="both"/>
        <w:rPr>
          <w:b w:val="1"/>
          <w:color w:val="333333"/>
          <w:sz w:val="24"/>
          <w:szCs w:val="24"/>
        </w:rPr>
      </w:pPr>
      <w:r w:rsidDel="00000000" w:rsidR="00000000" w:rsidRPr="00000000">
        <w:rPr>
          <w:rtl w:val="0"/>
        </w:rPr>
      </w:r>
    </w:p>
    <w:p w:rsidR="00000000" w:rsidDel="00000000" w:rsidP="00000000" w:rsidRDefault="00000000" w:rsidRPr="00000000" w14:paraId="00000015">
      <w:pPr>
        <w:shd w:fill="ffffff" w:val="clear"/>
        <w:spacing w:after="240" w:before="240" w:lineRule="auto"/>
        <w:jc w:val="both"/>
        <w:rPr>
          <w:b w:val="1"/>
          <w:color w:val="333333"/>
          <w:sz w:val="24"/>
          <w:szCs w:val="24"/>
        </w:rPr>
      </w:pPr>
      <w:r w:rsidDel="00000000" w:rsidR="00000000" w:rsidRPr="00000000">
        <w:rPr>
          <w:rtl w:val="0"/>
        </w:rPr>
      </w:r>
    </w:p>
    <w:p w:rsidR="00000000" w:rsidDel="00000000" w:rsidP="00000000" w:rsidRDefault="00000000" w:rsidRPr="00000000" w14:paraId="00000016">
      <w:pPr>
        <w:shd w:fill="ffffff" w:val="clear"/>
        <w:spacing w:after="240" w:before="240" w:lineRule="auto"/>
        <w:jc w:val="both"/>
        <w:rPr>
          <w:b w:val="1"/>
          <w:color w:val="333333"/>
          <w:sz w:val="24"/>
          <w:szCs w:val="24"/>
        </w:rPr>
      </w:pPr>
      <w:r w:rsidDel="00000000" w:rsidR="00000000" w:rsidRPr="00000000">
        <w:rPr>
          <w:rtl w:val="0"/>
        </w:rPr>
      </w:r>
    </w:p>
    <w:p w:rsidR="00000000" w:rsidDel="00000000" w:rsidP="00000000" w:rsidRDefault="00000000" w:rsidRPr="00000000" w14:paraId="00000017">
      <w:pPr>
        <w:shd w:fill="ffffff" w:val="clear"/>
        <w:spacing w:after="240" w:before="240" w:lineRule="auto"/>
        <w:jc w:val="both"/>
        <w:rPr>
          <w:b w:val="1"/>
          <w:color w:val="333333"/>
          <w:sz w:val="24"/>
          <w:szCs w:val="24"/>
        </w:rPr>
      </w:pPr>
      <w:r w:rsidDel="00000000" w:rsidR="00000000" w:rsidRPr="00000000">
        <w:rPr>
          <w:rtl w:val="0"/>
        </w:rPr>
      </w:r>
    </w:p>
    <w:p w:rsidR="00000000" w:rsidDel="00000000" w:rsidP="00000000" w:rsidRDefault="00000000" w:rsidRPr="00000000" w14:paraId="00000018">
      <w:pPr>
        <w:shd w:fill="ffffff" w:val="clear"/>
        <w:spacing w:after="240" w:before="240" w:lineRule="auto"/>
        <w:ind w:left="0" w:firstLine="0"/>
        <w:jc w:val="both"/>
        <w:rPr>
          <w:b w:val="1"/>
          <w:color w:val="333333"/>
          <w:sz w:val="24"/>
          <w:szCs w:val="24"/>
        </w:rPr>
      </w:pPr>
      <w:r w:rsidDel="00000000" w:rsidR="00000000" w:rsidRPr="00000000">
        <w:rPr>
          <w:rtl w:val="0"/>
        </w:rPr>
      </w:r>
    </w:p>
    <w:p w:rsidR="00000000" w:rsidDel="00000000" w:rsidP="00000000" w:rsidRDefault="00000000" w:rsidRPr="00000000" w14:paraId="00000019">
      <w:pPr>
        <w:shd w:fill="ffffff" w:val="clear"/>
        <w:spacing w:after="240" w:before="240" w:lineRule="auto"/>
        <w:jc w:val="both"/>
        <w:rPr>
          <w:b w:val="1"/>
          <w:color w:val="333333"/>
          <w:sz w:val="24"/>
          <w:szCs w:val="24"/>
        </w:rPr>
      </w:pPr>
      <w:r w:rsidDel="00000000" w:rsidR="00000000" w:rsidRPr="00000000">
        <w:rPr>
          <w:b w:val="1"/>
          <w:color w:val="333333"/>
          <w:sz w:val="24"/>
          <w:szCs w:val="24"/>
          <w:rtl w:val="0"/>
        </w:rPr>
        <w:t xml:space="preserve">Security Testing</w:t>
      </w:r>
    </w:p>
    <w:p w:rsidR="00000000" w:rsidDel="00000000" w:rsidP="00000000" w:rsidRDefault="00000000" w:rsidRPr="00000000" w14:paraId="0000001A">
      <w:pPr>
        <w:shd w:fill="ffffff" w:val="clear"/>
        <w:spacing w:after="240" w:before="240" w:lineRule="auto"/>
        <w:jc w:val="both"/>
        <w:rPr>
          <w:color w:val="333333"/>
          <w:sz w:val="24"/>
          <w:szCs w:val="24"/>
        </w:rPr>
      </w:pPr>
      <w:r w:rsidDel="00000000" w:rsidR="00000000" w:rsidRPr="00000000">
        <w:rPr>
          <w:color w:val="333333"/>
          <w:sz w:val="24"/>
          <w:szCs w:val="24"/>
          <w:rtl w:val="0"/>
        </w:rPr>
        <w:t xml:space="preserve">Security testing is an integral part of software testing, which is used to </w:t>
      </w:r>
      <w:r w:rsidDel="00000000" w:rsidR="00000000" w:rsidRPr="00000000">
        <w:rPr>
          <w:b w:val="1"/>
          <w:color w:val="333333"/>
          <w:sz w:val="24"/>
          <w:szCs w:val="24"/>
          <w:rtl w:val="0"/>
        </w:rPr>
        <w:t xml:space="preserve">discover the weaknesses, risks, or threats in the software application </w:t>
      </w:r>
      <w:r w:rsidDel="00000000" w:rsidR="00000000" w:rsidRPr="00000000">
        <w:rPr>
          <w:color w:val="333333"/>
          <w:sz w:val="24"/>
          <w:szCs w:val="24"/>
          <w:rtl w:val="0"/>
        </w:rPr>
        <w:t xml:space="preserve">and also help us to stop the nasty attack from the outsiders and make sure the security of our software applications.</w:t>
      </w:r>
    </w:p>
    <w:p w:rsidR="00000000" w:rsidDel="00000000" w:rsidP="00000000" w:rsidRDefault="00000000" w:rsidRPr="00000000" w14:paraId="0000001B">
      <w:pPr>
        <w:shd w:fill="ffffff" w:val="clear"/>
        <w:spacing w:after="240" w:before="240" w:lineRule="auto"/>
        <w:jc w:val="both"/>
        <w:rPr>
          <w:color w:val="333333"/>
          <w:sz w:val="24"/>
          <w:szCs w:val="24"/>
        </w:rPr>
      </w:pPr>
      <w:r w:rsidDel="00000000" w:rsidR="00000000" w:rsidRPr="00000000">
        <w:rPr>
          <w:color w:val="333333"/>
          <w:sz w:val="24"/>
          <w:szCs w:val="24"/>
          <w:rtl w:val="0"/>
        </w:rPr>
        <w:t xml:space="preserve">The primary objective of security testing is to find all the potential ambiguities and vulnerabilities of the application so that the software does not stop working. If we perform security testing, then it helps us to identify all the possible security threats and also help the programmer to fix those errors.</w:t>
      </w:r>
    </w:p>
    <w:p w:rsidR="00000000" w:rsidDel="00000000" w:rsidP="00000000" w:rsidRDefault="00000000" w:rsidRPr="00000000" w14:paraId="0000001C">
      <w:pPr>
        <w:shd w:fill="ffffff" w:val="clear"/>
        <w:spacing w:after="240" w:before="240" w:lineRule="auto"/>
        <w:jc w:val="both"/>
        <w:rPr>
          <w:color w:val="333333"/>
          <w:sz w:val="24"/>
          <w:szCs w:val="24"/>
        </w:rPr>
      </w:pPr>
      <w:r w:rsidDel="00000000" w:rsidR="00000000" w:rsidRPr="00000000">
        <w:rPr>
          <w:color w:val="333333"/>
          <w:sz w:val="24"/>
          <w:szCs w:val="24"/>
          <w:rtl w:val="0"/>
        </w:rPr>
        <w:t xml:space="preserve">It is a testing procedure, which is used to define that the data will be safe and also continue the working process of the software.</w:t>
      </w:r>
    </w:p>
    <w:p w:rsidR="00000000" w:rsidDel="00000000" w:rsidP="00000000" w:rsidRDefault="00000000" w:rsidRPr="00000000" w14:paraId="0000001D">
      <w:pPr>
        <w:shd w:fill="ffffff" w:val="clear"/>
        <w:spacing w:after="240" w:before="240" w:lineRule="auto"/>
        <w:jc w:val="both"/>
        <w:rPr>
          <w:color w:val="333333"/>
          <w:sz w:val="24"/>
          <w:szCs w:val="24"/>
        </w:rPr>
      </w:pPr>
      <w:r w:rsidDel="00000000" w:rsidR="00000000" w:rsidRPr="00000000">
        <w:rPr>
          <w:rtl w:val="0"/>
        </w:rPr>
      </w:r>
    </w:p>
    <w:p w:rsidR="00000000" w:rsidDel="00000000" w:rsidP="00000000" w:rsidRDefault="00000000" w:rsidRPr="00000000" w14:paraId="0000001E">
      <w:pPr>
        <w:shd w:fill="ffffff" w:val="clear"/>
        <w:spacing w:after="240" w:before="240" w:lineRule="auto"/>
        <w:jc w:val="both"/>
        <w:rPr>
          <w:color w:val="333333"/>
          <w:sz w:val="24"/>
          <w:szCs w:val="24"/>
        </w:rPr>
      </w:pPr>
      <w:r w:rsidDel="00000000" w:rsidR="00000000" w:rsidRPr="00000000">
        <w:rPr>
          <w:color w:val="333333"/>
          <w:sz w:val="24"/>
          <w:szCs w:val="24"/>
          <w:rtl w:val="0"/>
        </w:rPr>
        <w:t xml:space="preserve">Examples of Security Breach : </w:t>
      </w:r>
    </w:p>
    <w:p w:rsidR="00000000" w:rsidDel="00000000" w:rsidP="00000000" w:rsidRDefault="00000000" w:rsidRPr="00000000" w14:paraId="0000001F">
      <w:pPr>
        <w:numPr>
          <w:ilvl w:val="0"/>
          <w:numId w:val="2"/>
        </w:numPr>
        <w:shd w:fill="ffffff" w:val="clear"/>
        <w:spacing w:after="0" w:afterAutospacing="0" w:before="240" w:lineRule="auto"/>
        <w:ind w:left="720" w:hanging="360"/>
        <w:jc w:val="both"/>
        <w:rPr>
          <w:color w:val="333333"/>
          <w:sz w:val="24"/>
          <w:szCs w:val="24"/>
          <w:u w:val="none"/>
        </w:rPr>
      </w:pPr>
      <w:r w:rsidDel="00000000" w:rsidR="00000000" w:rsidRPr="00000000">
        <w:rPr>
          <w:color w:val="333333"/>
          <w:sz w:val="24"/>
          <w:szCs w:val="24"/>
          <w:rtl w:val="0"/>
        </w:rPr>
        <w:t xml:space="preserve">Citizens data loss from Government Official Vaccine Website.</w:t>
      </w:r>
    </w:p>
    <w:p w:rsidR="00000000" w:rsidDel="00000000" w:rsidP="00000000" w:rsidRDefault="00000000" w:rsidRPr="00000000" w14:paraId="00000020">
      <w:pPr>
        <w:numPr>
          <w:ilvl w:val="0"/>
          <w:numId w:val="2"/>
        </w:numPr>
        <w:shd w:fill="ffffff" w:val="clear"/>
        <w:spacing w:after="0" w:afterAutospacing="0" w:before="0" w:beforeAutospacing="0" w:lineRule="auto"/>
        <w:ind w:left="720" w:hanging="360"/>
        <w:jc w:val="both"/>
        <w:rPr>
          <w:color w:val="333333"/>
          <w:sz w:val="24"/>
          <w:szCs w:val="24"/>
          <w:u w:val="none"/>
        </w:rPr>
      </w:pPr>
      <w:r w:rsidDel="00000000" w:rsidR="00000000" w:rsidRPr="00000000">
        <w:rPr>
          <w:color w:val="333333"/>
          <w:sz w:val="24"/>
          <w:szCs w:val="24"/>
          <w:rtl w:val="0"/>
        </w:rPr>
        <w:t xml:space="preserve">WazirX Data loss.</w:t>
      </w:r>
    </w:p>
    <w:p w:rsidR="00000000" w:rsidDel="00000000" w:rsidP="00000000" w:rsidRDefault="00000000" w:rsidRPr="00000000" w14:paraId="00000021">
      <w:pPr>
        <w:numPr>
          <w:ilvl w:val="0"/>
          <w:numId w:val="2"/>
        </w:numPr>
        <w:shd w:fill="ffffff" w:val="clear"/>
        <w:spacing w:after="0" w:afterAutospacing="0" w:before="0" w:beforeAutospacing="0" w:lineRule="auto"/>
        <w:ind w:left="720" w:hanging="360"/>
        <w:jc w:val="both"/>
        <w:rPr>
          <w:color w:val="333333"/>
          <w:sz w:val="24"/>
          <w:szCs w:val="24"/>
          <w:u w:val="none"/>
        </w:rPr>
      </w:pPr>
      <w:r w:rsidDel="00000000" w:rsidR="00000000" w:rsidRPr="00000000">
        <w:rPr>
          <w:color w:val="333333"/>
          <w:sz w:val="24"/>
          <w:szCs w:val="24"/>
          <w:rtl w:val="0"/>
        </w:rPr>
        <w:t xml:space="preserve">Hackers stole 2 million Customers data from Dominos.</w:t>
      </w:r>
    </w:p>
    <w:p w:rsidR="00000000" w:rsidDel="00000000" w:rsidP="00000000" w:rsidRDefault="00000000" w:rsidRPr="00000000" w14:paraId="00000022">
      <w:pPr>
        <w:numPr>
          <w:ilvl w:val="0"/>
          <w:numId w:val="2"/>
        </w:numPr>
        <w:shd w:fill="ffffff" w:val="clear"/>
        <w:spacing w:after="240" w:before="0" w:beforeAutospacing="0" w:lineRule="auto"/>
        <w:ind w:left="720" w:hanging="360"/>
        <w:jc w:val="both"/>
        <w:rPr>
          <w:color w:val="333333"/>
          <w:sz w:val="24"/>
          <w:szCs w:val="24"/>
          <w:u w:val="none"/>
        </w:rPr>
      </w:pPr>
      <w:r w:rsidDel="00000000" w:rsidR="00000000" w:rsidRPr="00000000">
        <w:rPr>
          <w:color w:val="333333"/>
          <w:sz w:val="24"/>
          <w:szCs w:val="24"/>
          <w:rtl w:val="0"/>
        </w:rPr>
        <w:t xml:space="preserve">JW Marriott - Customers data lost - how ? - They used login Credentials of employees.</w:t>
      </w:r>
    </w:p>
    <w:p w:rsidR="00000000" w:rsidDel="00000000" w:rsidP="00000000" w:rsidRDefault="00000000" w:rsidRPr="00000000" w14:paraId="00000023">
      <w:pPr>
        <w:shd w:fill="ffffff" w:val="clear"/>
        <w:spacing w:after="240" w:before="240" w:lineRule="auto"/>
        <w:jc w:val="both"/>
        <w:rPr>
          <w:color w:val="333333"/>
          <w:sz w:val="24"/>
          <w:szCs w:val="24"/>
        </w:rPr>
      </w:pPr>
      <w:r w:rsidDel="00000000" w:rsidR="00000000" w:rsidRPr="00000000">
        <w:rPr>
          <w:color w:val="333333"/>
          <w:sz w:val="24"/>
          <w:szCs w:val="24"/>
          <w:rtl w:val="0"/>
        </w:rPr>
        <w:t xml:space="preserve">Conclusion - Login, Logout feature is very important from Security point of view.</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after="360" w:before="360" w:lineRule="auto"/>
        <w:rPr>
          <w:b w:val="1"/>
          <w:color w:val="000000"/>
        </w:rPr>
      </w:pPr>
      <w:bookmarkStart w:colFirst="0" w:colLast="0" w:name="_heading=h.ffaazcd3o8j9" w:id="0"/>
      <w:bookmarkEnd w:id="0"/>
      <w:r w:rsidDel="00000000" w:rsidR="00000000" w:rsidRPr="00000000">
        <w:rPr>
          <w:rtl w:val="0"/>
        </w:rPr>
      </w:r>
    </w:p>
    <w:p w:rsidR="00000000" w:rsidDel="00000000" w:rsidP="00000000" w:rsidRDefault="00000000" w:rsidRPr="00000000" w14:paraId="00000026">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after="360" w:before="360" w:lineRule="auto"/>
        <w:rPr>
          <w:b w:val="1"/>
          <w:color w:val="000000"/>
        </w:rPr>
      </w:pPr>
      <w:bookmarkStart w:colFirst="0" w:colLast="0" w:name="_heading=h.gjdgxs" w:id="1"/>
      <w:bookmarkEnd w:id="1"/>
      <w:r w:rsidDel="00000000" w:rsidR="00000000" w:rsidRPr="00000000">
        <w:rPr>
          <w:b w:val="1"/>
          <w:color w:val="000000"/>
          <w:rtl w:val="0"/>
        </w:rPr>
        <w:t xml:space="preserve">The goal of Security Testing:</w:t>
      </w:r>
    </w:p>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spacing w:after="160" w:lineRule="auto"/>
        <w:rPr>
          <w:sz w:val="26"/>
          <w:szCs w:val="26"/>
        </w:rPr>
      </w:pPr>
      <w:r w:rsidDel="00000000" w:rsidR="00000000" w:rsidRPr="00000000">
        <w:rPr>
          <w:sz w:val="26"/>
          <w:szCs w:val="26"/>
          <w:rtl w:val="0"/>
        </w:rPr>
        <w:t xml:space="preserve">The goal of security testing is to:</w:t>
      </w:r>
    </w:p>
    <w:p w:rsidR="00000000" w:rsidDel="00000000" w:rsidP="00000000" w:rsidRDefault="00000000" w:rsidRPr="00000000" w14:paraId="00000028">
      <w:pPr>
        <w:numPr>
          <w:ilvl w:val="0"/>
          <w:numId w:val="13"/>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color w:val="273239"/>
        </w:rPr>
      </w:pPr>
      <w:r w:rsidDel="00000000" w:rsidR="00000000" w:rsidRPr="00000000">
        <w:rPr>
          <w:color w:val="273239"/>
          <w:sz w:val="26"/>
          <w:szCs w:val="26"/>
          <w:rtl w:val="0"/>
        </w:rPr>
        <w:t xml:space="preserve">To identify the threats in the system.</w:t>
      </w:r>
      <w:r w:rsidDel="00000000" w:rsidR="00000000" w:rsidRPr="00000000">
        <w:rPr>
          <w:rtl w:val="0"/>
        </w:rPr>
      </w:r>
    </w:p>
    <w:p w:rsidR="00000000" w:rsidDel="00000000" w:rsidP="00000000" w:rsidRDefault="00000000" w:rsidRPr="00000000" w14:paraId="00000029">
      <w:pPr>
        <w:numPr>
          <w:ilvl w:val="0"/>
          <w:numId w:val="13"/>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color w:val="273239"/>
        </w:rPr>
      </w:pPr>
      <w:r w:rsidDel="00000000" w:rsidR="00000000" w:rsidRPr="00000000">
        <w:rPr>
          <w:color w:val="273239"/>
          <w:sz w:val="26"/>
          <w:szCs w:val="26"/>
          <w:rtl w:val="0"/>
        </w:rPr>
        <w:t xml:space="preserve">To measure the potential vulnerabilities of the system.</w:t>
      </w:r>
      <w:r w:rsidDel="00000000" w:rsidR="00000000" w:rsidRPr="00000000">
        <w:rPr>
          <w:rtl w:val="0"/>
        </w:rPr>
      </w:r>
    </w:p>
    <w:p w:rsidR="00000000" w:rsidDel="00000000" w:rsidP="00000000" w:rsidRDefault="00000000" w:rsidRPr="00000000" w14:paraId="0000002A">
      <w:pPr>
        <w:numPr>
          <w:ilvl w:val="0"/>
          <w:numId w:val="13"/>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color w:val="273239"/>
        </w:rPr>
      </w:pPr>
      <w:r w:rsidDel="00000000" w:rsidR="00000000" w:rsidRPr="00000000">
        <w:rPr>
          <w:color w:val="273239"/>
          <w:sz w:val="26"/>
          <w:szCs w:val="26"/>
          <w:rtl w:val="0"/>
        </w:rPr>
        <w:t xml:space="preserve">To help in detecting every possible security risk in the system.</w:t>
      </w:r>
      <w:r w:rsidDel="00000000" w:rsidR="00000000" w:rsidRPr="00000000">
        <w:rPr>
          <w:rtl w:val="0"/>
        </w:rPr>
      </w:r>
    </w:p>
    <w:p w:rsidR="00000000" w:rsidDel="00000000" w:rsidP="00000000" w:rsidRDefault="00000000" w:rsidRPr="00000000" w14:paraId="0000002B">
      <w:pPr>
        <w:numPr>
          <w:ilvl w:val="0"/>
          <w:numId w:val="13"/>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1080" w:hanging="360"/>
        <w:rPr>
          <w:color w:val="273239"/>
        </w:rPr>
      </w:pPr>
      <w:r w:rsidDel="00000000" w:rsidR="00000000" w:rsidRPr="00000000">
        <w:rPr>
          <w:color w:val="273239"/>
          <w:sz w:val="26"/>
          <w:szCs w:val="26"/>
          <w:rtl w:val="0"/>
        </w:rPr>
        <w:t xml:space="preserve">To help developers fix security problems through coding.</w:t>
      </w:r>
    </w:p>
    <w:p w:rsidR="00000000" w:rsidDel="00000000" w:rsidP="00000000" w:rsidRDefault="00000000" w:rsidRPr="00000000" w14:paraId="0000002C">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273239"/>
          <w:sz w:val="26"/>
          <w:szCs w:val="26"/>
        </w:rPr>
      </w:pPr>
      <w:r w:rsidDel="00000000" w:rsidR="00000000" w:rsidRPr="00000000">
        <w:rPr>
          <w:color w:val="273239"/>
          <w:sz w:val="26"/>
          <w:szCs w:val="26"/>
          <w:rtl w:val="0"/>
        </w:rPr>
        <w:t xml:space="preserve">Functional Testing - </w:t>
      </w:r>
    </w:p>
    <w:p w:rsidR="00000000" w:rsidDel="00000000" w:rsidP="00000000" w:rsidRDefault="00000000" w:rsidRPr="00000000" w14:paraId="0000002D">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273239"/>
          <w:sz w:val="26"/>
          <w:szCs w:val="26"/>
        </w:rPr>
      </w:pPr>
      <w:r w:rsidDel="00000000" w:rsidR="00000000" w:rsidRPr="00000000">
        <w:rPr>
          <w:color w:val="273239"/>
          <w:sz w:val="26"/>
          <w:szCs w:val="26"/>
          <w:rtl w:val="0"/>
        </w:rPr>
        <w:t xml:space="preserve">Non functional testing - Security tester, Penetration testing</w:t>
      </w:r>
    </w:p>
    <w:p w:rsidR="00000000" w:rsidDel="00000000" w:rsidP="00000000" w:rsidRDefault="00000000" w:rsidRPr="00000000" w14:paraId="0000002E">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0" w:firstLine="0"/>
        <w:rPr>
          <w:sz w:val="26"/>
          <w:szCs w:val="26"/>
        </w:rPr>
      </w:pPr>
      <w:r w:rsidDel="00000000" w:rsidR="00000000" w:rsidRPr="00000000">
        <w:rPr>
          <w:sz w:val="26"/>
          <w:szCs w:val="26"/>
          <w:rtl w:val="0"/>
        </w:rPr>
        <w:t xml:space="preserve">In Depth explanation : </w:t>
      </w:r>
    </w:p>
    <w:p w:rsidR="00000000" w:rsidDel="00000000" w:rsidP="00000000" w:rsidRDefault="00000000" w:rsidRPr="00000000" w14:paraId="0000002F">
      <w:pPr>
        <w:numPr>
          <w:ilvl w:val="0"/>
          <w:numId w:val="1"/>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b w:val="1"/>
          <w:color w:val="273239"/>
          <w:sz w:val="26"/>
          <w:szCs w:val="26"/>
          <w:rtl w:val="0"/>
        </w:rPr>
        <w:t xml:space="preserve">Evaluate the system’s ability to withstand an attack</w:t>
      </w:r>
      <w:r w:rsidDel="00000000" w:rsidR="00000000" w:rsidRPr="00000000">
        <w:rPr>
          <w:color w:val="273239"/>
          <w:sz w:val="26"/>
          <w:szCs w:val="26"/>
          <w:rtl w:val="0"/>
        </w:rPr>
        <w:t xml:space="preserve">: Security testing evaluates the system’s ability to withstand different types of attacks, such as network attacks, social engineering attacks, and application-level attacks.</w:t>
      </w:r>
      <w:r w:rsidDel="00000000" w:rsidR="00000000" w:rsidRPr="00000000">
        <w:rPr>
          <w:rtl w:val="0"/>
        </w:rPr>
      </w:r>
    </w:p>
    <w:p w:rsidR="00000000" w:rsidDel="00000000" w:rsidP="00000000" w:rsidRDefault="00000000" w:rsidRPr="00000000" w14:paraId="00000030">
      <w:pPr>
        <w:numPr>
          <w:ilvl w:val="0"/>
          <w:numId w:val="1"/>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720" w:hanging="360"/>
        <w:rPr>
          <w:color w:val="273239"/>
          <w:sz w:val="26"/>
          <w:szCs w:val="26"/>
          <w:u w:val="none"/>
        </w:rPr>
      </w:pPr>
      <w:r w:rsidDel="00000000" w:rsidR="00000000" w:rsidRPr="00000000">
        <w:rPr>
          <w:b w:val="1"/>
          <w:color w:val="273239"/>
          <w:sz w:val="26"/>
          <w:szCs w:val="26"/>
          <w:rtl w:val="0"/>
        </w:rPr>
        <w:t xml:space="preserve">Phishing </w:t>
      </w:r>
      <w:r w:rsidDel="00000000" w:rsidR="00000000" w:rsidRPr="00000000">
        <w:rPr>
          <w:color w:val="273239"/>
          <w:sz w:val="26"/>
          <w:szCs w:val="26"/>
          <w:rtl w:val="0"/>
        </w:rPr>
        <w:t xml:space="preserve">- Mails, Login website - Impersonating login and will compromise your credentials.</w:t>
      </w:r>
    </w:p>
    <w:p w:rsidR="00000000" w:rsidDel="00000000" w:rsidP="00000000" w:rsidRDefault="00000000" w:rsidRPr="00000000" w14:paraId="00000031">
      <w:pPr>
        <w:pBdr>
          <w:top w:color="000000" w:space="0" w:sz="0" w:val="none"/>
          <w:bottom w:color="000000" w:space="0" w:sz="0" w:val="none"/>
          <w:right w:color="000000" w:space="0" w:sz="0" w:val="none"/>
          <w:between w:color="000000" w:space="0" w:sz="0" w:val="none"/>
        </w:pBdr>
        <w:shd w:fill="ffffff" w:val="clear"/>
        <w:spacing w:after="0" w:line="379.20000000000005" w:lineRule="auto"/>
        <w:rPr>
          <w:color w:val="273239"/>
          <w:sz w:val="26"/>
          <w:szCs w:val="26"/>
        </w:rPr>
      </w:pPr>
      <w:r w:rsidDel="00000000" w:rsidR="00000000" w:rsidRPr="00000000">
        <w:rPr>
          <w:color w:val="273239"/>
          <w:sz w:val="26"/>
          <w:szCs w:val="26"/>
          <w:rtl w:val="0"/>
        </w:rPr>
        <w:tab/>
        <w:t xml:space="preserve">They will make it look like it’s okay, but it will be redirecting u to a malicious website and it can attack ur system, it can copy ur credentials, it can make ur banking info to be compromised.</w:t>
      </w:r>
    </w:p>
    <w:p w:rsidR="00000000" w:rsidDel="00000000" w:rsidP="00000000" w:rsidRDefault="00000000" w:rsidRPr="00000000" w14:paraId="00000032">
      <w:pPr>
        <w:numPr>
          <w:ilvl w:val="0"/>
          <w:numId w:val="18"/>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720" w:hanging="360"/>
        <w:rPr>
          <w:color w:val="273239"/>
          <w:sz w:val="26"/>
          <w:szCs w:val="26"/>
          <w:u w:val="none"/>
        </w:rPr>
      </w:pPr>
      <w:r w:rsidDel="00000000" w:rsidR="00000000" w:rsidRPr="00000000">
        <w:rPr>
          <w:color w:val="273239"/>
          <w:sz w:val="26"/>
          <w:szCs w:val="26"/>
          <w:rtl w:val="0"/>
        </w:rPr>
        <w:t xml:space="preserve">UI - will be an imposter</w:t>
      </w:r>
    </w:p>
    <w:p w:rsidR="00000000" w:rsidDel="00000000" w:rsidP="00000000" w:rsidRDefault="00000000" w:rsidRPr="00000000" w14:paraId="00000033">
      <w:pPr>
        <w:numPr>
          <w:ilvl w:val="0"/>
          <w:numId w:val="18"/>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720" w:hanging="360"/>
        <w:rPr>
          <w:color w:val="273239"/>
          <w:sz w:val="26"/>
          <w:szCs w:val="26"/>
          <w:u w:val="none"/>
        </w:rPr>
      </w:pPr>
      <w:r w:rsidDel="00000000" w:rsidR="00000000" w:rsidRPr="00000000">
        <w:rPr>
          <w:color w:val="273239"/>
          <w:sz w:val="26"/>
          <w:szCs w:val="26"/>
          <w:rtl w:val="0"/>
        </w:rPr>
        <w:t xml:space="preserve">Mail imposter.</w:t>
      </w:r>
    </w:p>
    <w:p w:rsidR="00000000" w:rsidDel="00000000" w:rsidP="00000000" w:rsidRDefault="00000000" w:rsidRPr="00000000" w14:paraId="00000034">
      <w:pPr>
        <w:numPr>
          <w:ilvl w:val="0"/>
          <w:numId w:val="18"/>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720" w:hanging="360"/>
        <w:rPr>
          <w:color w:val="273239"/>
          <w:sz w:val="26"/>
          <w:szCs w:val="26"/>
          <w:u w:val="none"/>
        </w:rPr>
      </w:pPr>
      <w:r w:rsidDel="00000000" w:rsidR="00000000" w:rsidRPr="00000000">
        <w:rPr>
          <w:color w:val="273239"/>
          <w:sz w:val="26"/>
          <w:szCs w:val="26"/>
          <w:rtl w:val="0"/>
        </w:rPr>
        <w:t xml:space="preserve">Link imposter.</w:t>
      </w:r>
    </w:p>
    <w:p w:rsidR="00000000" w:rsidDel="00000000" w:rsidP="00000000" w:rsidRDefault="00000000" w:rsidRPr="00000000" w14:paraId="00000035">
      <w:pPr>
        <w:pBdr>
          <w:top w:color="000000" w:space="0" w:sz="0" w:val="none"/>
          <w:bottom w:color="000000" w:space="0" w:sz="0" w:val="none"/>
          <w:right w:color="000000" w:space="0" w:sz="0" w:val="none"/>
          <w:between w:color="000000" w:space="0" w:sz="0" w:val="none"/>
        </w:pBdr>
        <w:shd w:fill="ffffff" w:val="clear"/>
        <w:spacing w:after="0" w:line="379.20000000000005" w:lineRule="auto"/>
        <w:rPr>
          <w:color w:val="273239"/>
          <w:sz w:val="26"/>
          <w:szCs w:val="26"/>
        </w:rPr>
      </w:pPr>
      <w:r w:rsidDel="00000000" w:rsidR="00000000" w:rsidRPr="00000000">
        <w:rPr>
          <w:rtl w:val="0"/>
        </w:rPr>
      </w:r>
    </w:p>
    <w:p w:rsidR="00000000" w:rsidDel="00000000" w:rsidP="00000000" w:rsidRDefault="00000000" w:rsidRPr="00000000" w14:paraId="00000036">
      <w:pPr>
        <w:pBdr>
          <w:top w:color="000000" w:space="0" w:sz="0" w:val="none"/>
          <w:bottom w:color="000000" w:space="0" w:sz="0" w:val="none"/>
          <w:right w:color="000000" w:space="0" w:sz="0" w:val="none"/>
          <w:between w:color="000000" w:space="0" w:sz="0" w:val="none"/>
        </w:pBdr>
        <w:shd w:fill="ffffff" w:val="clear"/>
        <w:spacing w:after="0" w:line="379.20000000000005" w:lineRule="auto"/>
        <w:rPr>
          <w:color w:val="273239"/>
          <w:sz w:val="26"/>
          <w:szCs w:val="26"/>
        </w:rPr>
      </w:pPr>
      <w:r w:rsidDel="00000000" w:rsidR="00000000" w:rsidRPr="00000000">
        <w:rPr>
          <w:rtl w:val="0"/>
        </w:rPr>
      </w:r>
    </w:p>
    <w:p w:rsidR="00000000" w:rsidDel="00000000" w:rsidP="00000000" w:rsidRDefault="00000000" w:rsidRPr="00000000" w14:paraId="00000037">
      <w:pPr>
        <w:numPr>
          <w:ilvl w:val="0"/>
          <w:numId w:val="1"/>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b w:val="1"/>
          <w:color w:val="273239"/>
          <w:sz w:val="26"/>
          <w:szCs w:val="26"/>
          <w:rtl w:val="0"/>
        </w:rPr>
        <w:t xml:space="preserve">Ensure compliance</w:t>
      </w:r>
      <w:r w:rsidDel="00000000" w:rsidR="00000000" w:rsidRPr="00000000">
        <w:rPr>
          <w:color w:val="273239"/>
          <w:sz w:val="26"/>
          <w:szCs w:val="26"/>
          <w:rtl w:val="0"/>
        </w:rPr>
        <w:t xml:space="preserve">: Security testing helps ensure that the system meets relevant security standards and regulations, such as HIPAA, PCI DSS, and SOC2.</w:t>
      </w:r>
      <w:r w:rsidDel="00000000" w:rsidR="00000000" w:rsidRPr="00000000">
        <w:rPr>
          <w:rtl w:val="0"/>
        </w:rPr>
      </w:r>
    </w:p>
    <w:p w:rsidR="00000000" w:rsidDel="00000000" w:rsidP="00000000" w:rsidRDefault="00000000" w:rsidRPr="00000000" w14:paraId="00000038">
      <w:pPr>
        <w:numPr>
          <w:ilvl w:val="0"/>
          <w:numId w:val="1"/>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b w:val="1"/>
          <w:color w:val="273239"/>
          <w:sz w:val="26"/>
          <w:szCs w:val="26"/>
          <w:rtl w:val="0"/>
        </w:rPr>
        <w:t xml:space="preserve">Provide a comprehensive security assessment:</w:t>
      </w:r>
      <w:r w:rsidDel="00000000" w:rsidR="00000000" w:rsidRPr="00000000">
        <w:rPr>
          <w:color w:val="273239"/>
          <w:sz w:val="26"/>
          <w:szCs w:val="26"/>
          <w:rtl w:val="0"/>
        </w:rPr>
        <w:t xml:space="preserve"> Security testing provides a comprehensive assessment of the system’s security posture, including the identification of vulnerabilities, the evaluation of the system’s ability to withstand an attack, and compliance with relevant security standards.</w:t>
      </w:r>
      <w:r w:rsidDel="00000000" w:rsidR="00000000" w:rsidRPr="00000000">
        <w:rPr>
          <w:rtl w:val="0"/>
        </w:rPr>
      </w:r>
    </w:p>
    <w:p w:rsidR="00000000" w:rsidDel="00000000" w:rsidP="00000000" w:rsidRDefault="00000000" w:rsidRPr="00000000" w14:paraId="00000039">
      <w:pPr>
        <w:numPr>
          <w:ilvl w:val="0"/>
          <w:numId w:val="1"/>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b w:val="1"/>
          <w:color w:val="273239"/>
          <w:sz w:val="26"/>
          <w:szCs w:val="26"/>
          <w:rtl w:val="0"/>
        </w:rPr>
        <w:t xml:space="preserve">Help organisations prepare for potential security incidents</w:t>
      </w:r>
      <w:r w:rsidDel="00000000" w:rsidR="00000000" w:rsidRPr="00000000">
        <w:rPr>
          <w:color w:val="273239"/>
          <w:sz w:val="26"/>
          <w:szCs w:val="26"/>
          <w:rtl w:val="0"/>
        </w:rPr>
        <w:t xml:space="preserve">: Security testing helps organisations understand the potential risks and vulnerabilities that they face, enabling them to prepare for and respond to potential security incidents.</w:t>
      </w:r>
      <w:r w:rsidDel="00000000" w:rsidR="00000000" w:rsidRPr="00000000">
        <w:rPr>
          <w:rtl w:val="0"/>
        </w:rPr>
      </w:r>
    </w:p>
    <w:p w:rsidR="00000000" w:rsidDel="00000000" w:rsidP="00000000" w:rsidRDefault="00000000" w:rsidRPr="00000000" w14:paraId="0000003A">
      <w:pPr>
        <w:numPr>
          <w:ilvl w:val="0"/>
          <w:numId w:val="1"/>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1080" w:hanging="360"/>
        <w:rPr/>
      </w:pPr>
      <w:r w:rsidDel="00000000" w:rsidR="00000000" w:rsidRPr="00000000">
        <w:rPr>
          <w:b w:val="1"/>
          <w:color w:val="273239"/>
          <w:sz w:val="26"/>
          <w:szCs w:val="26"/>
          <w:rtl w:val="0"/>
        </w:rPr>
        <w:t xml:space="preserve">Identify and fix potential security issues before deployment to production:</w:t>
      </w:r>
      <w:r w:rsidDel="00000000" w:rsidR="00000000" w:rsidRPr="00000000">
        <w:rPr>
          <w:color w:val="273239"/>
          <w:sz w:val="26"/>
          <w:szCs w:val="26"/>
          <w:rtl w:val="0"/>
        </w:rPr>
        <w:t xml:space="preserve"> Security testing helps identify and fix security issues before the system is deployed to production. This helps reduce the risk of a security incident occurring in a production environment</w:t>
      </w:r>
      <w:r w:rsidDel="00000000" w:rsidR="00000000" w:rsidRPr="00000000">
        <w:rPr>
          <w:rtl w:val="0"/>
        </w:rPr>
      </w:r>
    </w:p>
    <w:p w:rsidR="00000000" w:rsidDel="00000000" w:rsidP="00000000" w:rsidRDefault="00000000" w:rsidRPr="00000000" w14:paraId="0000003B">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720" w:firstLine="0"/>
        <w:rPr>
          <w:sz w:val="26"/>
          <w:szCs w:val="26"/>
        </w:rPr>
      </w:pPr>
      <w:r w:rsidDel="00000000" w:rsidR="00000000" w:rsidRPr="00000000">
        <w:rPr>
          <w:rtl w:val="0"/>
        </w:rPr>
      </w:r>
    </w:p>
    <w:p w:rsidR="00000000" w:rsidDel="00000000" w:rsidP="00000000" w:rsidRDefault="00000000" w:rsidRPr="00000000" w14:paraId="0000003C">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360" w:lineRule="auto"/>
        <w:rPr>
          <w:b w:val="1"/>
          <w:color w:val="273239"/>
        </w:rPr>
      </w:pPr>
      <w:bookmarkStart w:colFirst="0" w:colLast="0" w:name="_heading=h.30j0zll" w:id="2"/>
      <w:bookmarkEnd w:id="2"/>
      <w:r w:rsidDel="00000000" w:rsidR="00000000" w:rsidRPr="00000000">
        <w:rPr>
          <w:rtl w:val="0"/>
        </w:rPr>
      </w:r>
    </w:p>
    <w:p w:rsidR="00000000" w:rsidDel="00000000" w:rsidP="00000000" w:rsidRDefault="00000000" w:rsidRPr="00000000" w14:paraId="0000003D">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360" w:lineRule="auto"/>
        <w:rPr>
          <w:b w:val="1"/>
          <w:color w:val="273239"/>
        </w:rPr>
      </w:pPr>
      <w:bookmarkStart w:colFirst="0" w:colLast="0" w:name="_heading=h.1fob9te" w:id="3"/>
      <w:bookmarkEnd w:id="3"/>
      <w:r w:rsidDel="00000000" w:rsidR="00000000" w:rsidRPr="00000000">
        <w:rPr>
          <w:rtl w:val="0"/>
        </w:rPr>
      </w:r>
    </w:p>
    <w:p w:rsidR="00000000" w:rsidDel="00000000" w:rsidP="00000000" w:rsidRDefault="00000000" w:rsidRPr="00000000" w14:paraId="0000003E">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360" w:lineRule="auto"/>
        <w:rPr>
          <w:b w:val="1"/>
          <w:color w:val="273239"/>
        </w:rPr>
      </w:pPr>
      <w:bookmarkStart w:colFirst="0" w:colLast="0" w:name="_heading=h.3znysh7" w:id="4"/>
      <w:bookmarkEnd w:id="4"/>
      <w:r w:rsidDel="00000000" w:rsidR="00000000" w:rsidRPr="00000000">
        <w:rPr>
          <w:rtl w:val="0"/>
        </w:rPr>
      </w:r>
    </w:p>
    <w:p w:rsidR="00000000" w:rsidDel="00000000" w:rsidP="00000000" w:rsidRDefault="00000000" w:rsidRPr="00000000" w14:paraId="0000003F">
      <w:pPr>
        <w:pStyle w:val="Heading3"/>
        <w:keepNext w:val="0"/>
        <w:keepLines w:val="0"/>
        <w:pBdr>
          <w:top w:color="000000" w:space="0" w:sz="0" w:val="none"/>
          <w:left w:color="000000" w:space="0" w:sz="0" w:val="none"/>
          <w:bottom w:color="000000" w:space="11" w:sz="0" w:val="none"/>
          <w:right w:color="000000" w:space="0" w:sz="0" w:val="none"/>
          <w:between w:color="000000" w:space="0" w:sz="0" w:val="none"/>
        </w:pBdr>
        <w:shd w:fill="ffffff" w:val="clear"/>
        <w:spacing w:after="0" w:before="0" w:line="392.72727272727275" w:lineRule="auto"/>
        <w:jc w:val="both"/>
        <w:rPr>
          <w:b w:val="1"/>
          <w:color w:val="262628"/>
          <w:sz w:val="24"/>
          <w:szCs w:val="24"/>
        </w:rPr>
      </w:pPr>
      <w:bookmarkStart w:colFirst="0" w:colLast="0" w:name="_heading=h.2et92p0" w:id="5"/>
      <w:bookmarkEnd w:id="5"/>
      <w:r w:rsidDel="00000000" w:rsidR="00000000" w:rsidRPr="00000000">
        <w:rPr>
          <w:rtl w:val="0"/>
        </w:rPr>
      </w:r>
    </w:p>
    <w:p w:rsidR="00000000" w:rsidDel="00000000" w:rsidP="00000000" w:rsidRDefault="00000000" w:rsidRPr="00000000" w14:paraId="00000040">
      <w:pPr>
        <w:pStyle w:val="Heading3"/>
        <w:keepNext w:val="0"/>
        <w:keepLines w:val="0"/>
        <w:pBdr>
          <w:top w:color="000000" w:space="0" w:sz="0" w:val="none"/>
          <w:left w:color="000000" w:space="0" w:sz="0" w:val="none"/>
          <w:bottom w:color="000000" w:space="11" w:sz="0" w:val="none"/>
          <w:right w:color="000000" w:space="0" w:sz="0" w:val="none"/>
          <w:between w:color="000000" w:space="0" w:sz="0" w:val="none"/>
        </w:pBdr>
        <w:shd w:fill="ffffff" w:val="clear"/>
        <w:spacing w:after="0" w:before="0" w:line="392.72727272727275" w:lineRule="auto"/>
        <w:jc w:val="both"/>
        <w:rPr>
          <w:b w:val="1"/>
          <w:color w:val="262628"/>
          <w:sz w:val="24"/>
          <w:szCs w:val="24"/>
        </w:rPr>
      </w:pPr>
      <w:bookmarkStart w:colFirst="0" w:colLast="0" w:name="_heading=h.tyjcwt" w:id="6"/>
      <w:bookmarkEnd w:id="6"/>
      <w:r w:rsidDel="00000000" w:rsidR="00000000" w:rsidRPr="00000000">
        <w:rPr>
          <w:b w:val="1"/>
          <w:color w:val="262628"/>
          <w:sz w:val="24"/>
          <w:szCs w:val="24"/>
          <w:rtl w:val="0"/>
        </w:rPr>
        <w:t xml:space="preserve"> </w:t>
      </w:r>
    </w:p>
    <w:p w:rsidR="00000000" w:rsidDel="00000000" w:rsidP="00000000" w:rsidRDefault="00000000" w:rsidRPr="00000000" w14:paraId="00000041">
      <w:pPr>
        <w:pStyle w:val="Heading3"/>
        <w:keepNext w:val="0"/>
        <w:keepLines w:val="0"/>
        <w:pBdr>
          <w:top w:color="000000" w:space="0" w:sz="0" w:val="none"/>
          <w:left w:color="000000" w:space="0" w:sz="0" w:val="none"/>
          <w:bottom w:color="000000" w:space="11" w:sz="0" w:val="none"/>
          <w:right w:color="000000" w:space="0" w:sz="0" w:val="none"/>
          <w:between w:color="000000" w:space="0" w:sz="0" w:val="none"/>
        </w:pBdr>
        <w:shd w:fill="ffffff" w:val="clear"/>
        <w:spacing w:after="0" w:before="0" w:line="392.72727272727275" w:lineRule="auto"/>
        <w:jc w:val="both"/>
        <w:rPr>
          <w:b w:val="1"/>
          <w:color w:val="262628"/>
          <w:sz w:val="24"/>
          <w:szCs w:val="24"/>
        </w:rPr>
      </w:pPr>
      <w:bookmarkStart w:colFirst="0" w:colLast="0" w:name="_heading=h.2qtmp9pbqh84" w:id="7"/>
      <w:bookmarkEnd w:id="7"/>
      <w:r w:rsidDel="00000000" w:rsidR="00000000" w:rsidRPr="00000000">
        <w:rPr>
          <w:rtl w:val="0"/>
        </w:rPr>
      </w:r>
    </w:p>
    <w:p w:rsidR="00000000" w:rsidDel="00000000" w:rsidP="00000000" w:rsidRDefault="00000000" w:rsidRPr="00000000" w14:paraId="00000042">
      <w:pPr>
        <w:pStyle w:val="Heading3"/>
        <w:keepNext w:val="0"/>
        <w:keepLines w:val="0"/>
        <w:pBdr>
          <w:top w:color="000000" w:space="0" w:sz="0" w:val="none"/>
          <w:left w:color="000000" w:space="0" w:sz="0" w:val="none"/>
          <w:bottom w:color="000000" w:space="11" w:sz="0" w:val="none"/>
          <w:right w:color="000000" w:space="0" w:sz="0" w:val="none"/>
          <w:between w:color="000000" w:space="0" w:sz="0" w:val="none"/>
        </w:pBdr>
        <w:shd w:fill="ffffff" w:val="clear"/>
        <w:spacing w:after="0" w:before="0" w:line="392.72727272727275" w:lineRule="auto"/>
        <w:jc w:val="both"/>
        <w:rPr>
          <w:b w:val="1"/>
          <w:color w:val="262628"/>
          <w:sz w:val="24"/>
          <w:szCs w:val="24"/>
        </w:rPr>
      </w:pPr>
      <w:bookmarkStart w:colFirst="0" w:colLast="0" w:name="_heading=h.i999p7gar21n" w:id="8"/>
      <w:bookmarkEnd w:id="8"/>
      <w:r w:rsidDel="00000000" w:rsidR="00000000" w:rsidRPr="00000000">
        <w:rPr>
          <w:rtl w:val="0"/>
        </w:rPr>
      </w:r>
    </w:p>
    <w:p w:rsidR="00000000" w:rsidDel="00000000" w:rsidP="00000000" w:rsidRDefault="00000000" w:rsidRPr="00000000" w14:paraId="00000043">
      <w:pPr>
        <w:pStyle w:val="Heading3"/>
        <w:keepNext w:val="0"/>
        <w:keepLines w:val="0"/>
        <w:pBdr>
          <w:top w:color="000000" w:space="0" w:sz="0" w:val="none"/>
          <w:left w:color="000000" w:space="0" w:sz="0" w:val="none"/>
          <w:bottom w:color="000000" w:space="11" w:sz="0" w:val="none"/>
          <w:right w:color="000000" w:space="0" w:sz="0" w:val="none"/>
          <w:between w:color="000000" w:space="0" w:sz="0" w:val="none"/>
        </w:pBdr>
        <w:shd w:fill="ffffff" w:val="clear"/>
        <w:spacing w:after="0" w:before="0" w:line="392.72727272727275" w:lineRule="auto"/>
        <w:jc w:val="both"/>
        <w:rPr>
          <w:b w:val="1"/>
          <w:color w:val="262628"/>
          <w:sz w:val="24"/>
          <w:szCs w:val="24"/>
        </w:rPr>
      </w:pPr>
      <w:bookmarkStart w:colFirst="0" w:colLast="0" w:name="_heading=h.yqv0d7cfat0p" w:id="9"/>
      <w:bookmarkEnd w:id="9"/>
      <w:r w:rsidDel="00000000" w:rsidR="00000000" w:rsidRPr="00000000">
        <w:rPr>
          <w:rtl w:val="0"/>
        </w:rPr>
      </w:r>
    </w:p>
    <w:p w:rsidR="00000000" w:rsidDel="00000000" w:rsidP="00000000" w:rsidRDefault="00000000" w:rsidRPr="00000000" w14:paraId="00000044">
      <w:pPr>
        <w:pStyle w:val="Heading3"/>
        <w:keepNext w:val="0"/>
        <w:keepLines w:val="0"/>
        <w:pBdr>
          <w:top w:color="000000" w:space="0" w:sz="0" w:val="none"/>
          <w:left w:color="000000" w:space="0" w:sz="0" w:val="none"/>
          <w:bottom w:color="000000" w:space="11" w:sz="0" w:val="none"/>
          <w:right w:color="000000" w:space="0" w:sz="0" w:val="none"/>
          <w:between w:color="000000" w:space="0" w:sz="0" w:val="none"/>
        </w:pBdr>
        <w:shd w:fill="ffffff" w:val="clear"/>
        <w:spacing w:after="0" w:before="0" w:line="392.72727272727275" w:lineRule="auto"/>
        <w:jc w:val="both"/>
        <w:rPr>
          <w:b w:val="1"/>
          <w:color w:val="262628"/>
          <w:sz w:val="24"/>
          <w:szCs w:val="24"/>
        </w:rPr>
      </w:pPr>
      <w:bookmarkStart w:colFirst="0" w:colLast="0" w:name="_heading=h.80k7nfrl2svm" w:id="10"/>
      <w:bookmarkEnd w:id="10"/>
      <w:r w:rsidDel="00000000" w:rsidR="00000000" w:rsidRPr="00000000">
        <w:rPr>
          <w:rtl w:val="0"/>
        </w:rPr>
      </w:r>
    </w:p>
    <w:p w:rsidR="00000000" w:rsidDel="00000000" w:rsidP="00000000" w:rsidRDefault="00000000" w:rsidRPr="00000000" w14:paraId="00000045">
      <w:pPr>
        <w:pStyle w:val="Heading3"/>
        <w:keepNext w:val="0"/>
        <w:keepLines w:val="0"/>
        <w:pBdr>
          <w:top w:color="000000" w:space="0" w:sz="0" w:val="none"/>
          <w:left w:color="000000" w:space="0" w:sz="0" w:val="none"/>
          <w:bottom w:color="000000" w:space="11" w:sz="0" w:val="none"/>
          <w:right w:color="000000" w:space="0" w:sz="0" w:val="none"/>
          <w:between w:color="000000" w:space="0" w:sz="0" w:val="none"/>
        </w:pBdr>
        <w:shd w:fill="ffffff" w:val="clear"/>
        <w:spacing w:after="0" w:before="0" w:line="392.72727272727275" w:lineRule="auto"/>
        <w:jc w:val="both"/>
        <w:rPr>
          <w:b w:val="1"/>
          <w:color w:val="262628"/>
          <w:sz w:val="24"/>
          <w:szCs w:val="24"/>
        </w:rPr>
      </w:pPr>
      <w:bookmarkStart w:colFirst="0" w:colLast="0" w:name="_heading=h.k0ppiduhoixf" w:id="11"/>
      <w:bookmarkEnd w:id="11"/>
      <w:r w:rsidDel="00000000" w:rsidR="00000000" w:rsidRPr="00000000">
        <w:rPr>
          <w:b w:val="1"/>
          <w:color w:val="262628"/>
          <w:sz w:val="24"/>
          <w:szCs w:val="24"/>
          <w:rtl w:val="0"/>
        </w:rPr>
        <w:t xml:space="preserve">Explain the term vulnerability.</w:t>
      </w:r>
    </w:p>
    <w:p w:rsidR="00000000" w:rsidDel="00000000" w:rsidP="00000000" w:rsidRDefault="00000000" w:rsidRPr="00000000" w14:paraId="00000046">
      <w:pPr>
        <w:pStyle w:val="Heading3"/>
        <w:keepNext w:val="0"/>
        <w:keepLines w:val="0"/>
        <w:pBdr>
          <w:top w:color="000000" w:space="0" w:sz="0" w:val="none"/>
          <w:left w:color="000000" w:space="0" w:sz="0" w:val="none"/>
          <w:bottom w:color="000000" w:space="11" w:sz="0" w:val="none"/>
          <w:right w:color="000000" w:space="0" w:sz="0" w:val="none"/>
          <w:between w:color="000000" w:space="0" w:sz="0" w:val="none"/>
        </w:pBdr>
        <w:shd w:fill="ffffff" w:val="clear"/>
        <w:spacing w:after="0" w:before="0" w:line="392.72727272727275" w:lineRule="auto"/>
        <w:jc w:val="both"/>
        <w:rPr/>
      </w:pPr>
      <w:r w:rsidDel="00000000" w:rsidR="00000000" w:rsidRPr="00000000">
        <w:rPr>
          <w:color w:val="000000"/>
          <w:sz w:val="21"/>
          <w:szCs w:val="21"/>
          <w:rtl w:val="0"/>
        </w:rPr>
        <w:t xml:space="preserve">Vulnerability is a weakness or flaw in an IT system, network, or other resources that can be exploited to gain unauthorised access. Any intruder or bug can quickly attack the system due to its vulnerability. Using the vulnerability, an attacker can run malicious code, set up malware, or steal confidential information.</w:t>
      </w:r>
      <w:r w:rsidDel="00000000" w:rsidR="00000000" w:rsidRPr="00000000">
        <w:rPr>
          <w:rtl w:val="0"/>
        </w:rPr>
      </w:r>
    </w:p>
    <w:p w:rsidR="00000000" w:rsidDel="00000000" w:rsidP="00000000" w:rsidRDefault="00000000" w:rsidRPr="00000000" w14:paraId="00000047">
      <w:pPr>
        <w:shd w:fill="ffffff" w:val="clear"/>
        <w:spacing w:after="400" w:before="400" w:line="400.79999999999995" w:lineRule="auto"/>
        <w:rPr>
          <w:sz w:val="25"/>
          <w:szCs w:val="25"/>
        </w:rPr>
      </w:pPr>
      <w:r w:rsidDel="00000000" w:rsidR="00000000" w:rsidRPr="00000000">
        <w:rPr>
          <w:b w:val="1"/>
          <w:sz w:val="25"/>
          <w:szCs w:val="25"/>
          <w:rtl w:val="0"/>
        </w:rPr>
        <w:t xml:space="preserve">Phishing </w:t>
      </w:r>
      <w:r w:rsidDel="00000000" w:rsidR="00000000" w:rsidRPr="00000000">
        <w:rPr>
          <w:sz w:val="25"/>
          <w:szCs w:val="25"/>
          <w:rtl w:val="0"/>
        </w:rPr>
        <w:t xml:space="preserve">In most cases, hackers send out fake emails that look as if they're coming from </w:t>
      </w:r>
      <w:r w:rsidDel="00000000" w:rsidR="00000000" w:rsidRPr="00000000">
        <w:rPr>
          <w:sz w:val="23"/>
          <w:szCs w:val="23"/>
          <w:rtl w:val="0"/>
        </w:rPr>
        <w:t xml:space="preserve">legitimate </w:t>
      </w:r>
      <w:r w:rsidDel="00000000" w:rsidR="00000000" w:rsidRPr="00000000">
        <w:rPr>
          <w:sz w:val="25"/>
          <w:szCs w:val="25"/>
          <w:rtl w:val="0"/>
        </w:rPr>
        <w:t xml:space="preserve">sources, such as financial institutions, eBay, PayPal -- and even friends and colleagues.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Bdr>
          <w:top w:color="000000" w:space="0" w:sz="0" w:val="none"/>
          <w:left w:color="000000" w:space="0" w:sz="0" w:val="none"/>
          <w:bottom w:color="000000" w:space="11" w:sz="0" w:val="none"/>
          <w:right w:color="000000" w:space="0" w:sz="0" w:val="none"/>
        </w:pBdr>
        <w:shd w:fill="ffffff" w:val="clear"/>
        <w:spacing w:line="392.72727272727275" w:lineRule="auto"/>
        <w:jc w:val="both"/>
        <w:rPr>
          <w:b w:val="1"/>
          <w:color w:val="262628"/>
          <w:sz w:val="24"/>
          <w:szCs w:val="24"/>
        </w:rPr>
      </w:pPr>
      <w:r w:rsidDel="00000000" w:rsidR="00000000" w:rsidRPr="00000000">
        <w:rPr>
          <w:b w:val="1"/>
          <w:color w:val="262628"/>
          <w:sz w:val="24"/>
          <w:szCs w:val="24"/>
          <w:rtl w:val="0"/>
        </w:rPr>
        <w:t xml:space="preserve"> What are the factors that may cause vulnerabilities?</w:t>
      </w:r>
    </w:p>
    <w:p w:rsidR="00000000" w:rsidDel="00000000" w:rsidP="00000000" w:rsidRDefault="00000000" w:rsidRPr="00000000" w14:paraId="0000004A">
      <w:pPr>
        <w:pBdr>
          <w:top w:color="000000" w:space="0" w:sz="0" w:val="none"/>
          <w:left w:color="000000" w:space="0" w:sz="0" w:val="none"/>
          <w:bottom w:color="000000" w:space="11" w:sz="0" w:val="none"/>
          <w:right w:color="000000" w:space="0" w:sz="0" w:val="none"/>
        </w:pBdr>
        <w:shd w:fill="ffffff" w:val="clear"/>
        <w:spacing w:line="392.72727272727275" w:lineRule="auto"/>
        <w:jc w:val="both"/>
        <w:rPr>
          <w:sz w:val="21"/>
          <w:szCs w:val="21"/>
        </w:rPr>
      </w:pPr>
      <w:r w:rsidDel="00000000" w:rsidR="00000000" w:rsidRPr="00000000">
        <w:rPr>
          <w:sz w:val="21"/>
          <w:szCs w:val="21"/>
          <w:rtl w:val="0"/>
        </w:rPr>
        <w:t xml:space="preserve">The following factors can cause vulnerabilities:</w:t>
      </w:r>
    </w:p>
    <w:p w:rsidR="00000000" w:rsidDel="00000000" w:rsidP="00000000" w:rsidRDefault="00000000" w:rsidRPr="00000000" w14:paraId="0000004B">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b w:val="1"/>
          <w:sz w:val="24"/>
          <w:szCs w:val="24"/>
          <w:rtl w:val="0"/>
        </w:rPr>
        <w:t xml:space="preserve">Design flaws:</w:t>
      </w:r>
      <w:r w:rsidDel="00000000" w:rsidR="00000000" w:rsidRPr="00000000">
        <w:rPr>
          <w:sz w:val="21"/>
          <w:szCs w:val="21"/>
          <w:rtl w:val="0"/>
        </w:rPr>
        <w:t xml:space="preserve"> System vulnerabilities can allow hackers to attack systems quickly due to design flaws.</w:t>
      </w:r>
    </w:p>
    <w:p w:rsidR="00000000" w:rsidDel="00000000" w:rsidP="00000000" w:rsidRDefault="00000000" w:rsidRPr="00000000" w14:paraId="0000004C">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sz w:val="21"/>
          <w:szCs w:val="21"/>
          <w:rtl w:val="0"/>
        </w:rPr>
        <w:t xml:space="preserve">Example - Atm MACHINE : AFTER MONEY WITHDRAWAL, U GO HOME,</w:t>
      </w:r>
    </w:p>
    <w:p w:rsidR="00000000" w:rsidDel="00000000" w:rsidP="00000000" w:rsidRDefault="00000000" w:rsidRPr="00000000" w14:paraId="0000004D">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sz w:val="21"/>
          <w:szCs w:val="21"/>
          <w:rtl w:val="0"/>
        </w:rPr>
        <w:t xml:space="preserve">bUT what if the software has not logged out from ur account?</w:t>
      </w:r>
    </w:p>
    <w:p w:rsidR="00000000" w:rsidDel="00000000" w:rsidP="00000000" w:rsidRDefault="00000000" w:rsidRPr="00000000" w14:paraId="0000004E">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b w:val="1"/>
          <w:sz w:val="24"/>
          <w:szCs w:val="24"/>
          <w:rtl w:val="0"/>
        </w:rPr>
        <w:t xml:space="preserve">Passwords: </w:t>
      </w:r>
      <w:r w:rsidDel="00000000" w:rsidR="00000000" w:rsidRPr="00000000">
        <w:rPr>
          <w:sz w:val="21"/>
          <w:szCs w:val="21"/>
          <w:rtl w:val="0"/>
        </w:rPr>
        <w:t xml:space="preserve">Hackers can quickly obtain the information if they know the password.</w:t>
      </w:r>
    </w:p>
    <w:p w:rsidR="00000000" w:rsidDel="00000000" w:rsidP="00000000" w:rsidRDefault="00000000" w:rsidRPr="00000000" w14:paraId="0000004F">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sz w:val="21"/>
          <w:szCs w:val="21"/>
          <w:rtl w:val="0"/>
        </w:rPr>
        <w:t xml:space="preserve">India</w:t>
      </w:r>
    </w:p>
    <w:p w:rsidR="00000000" w:rsidDel="00000000" w:rsidP="00000000" w:rsidRDefault="00000000" w:rsidRPr="00000000" w14:paraId="00000050">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sz w:val="21"/>
          <w:szCs w:val="21"/>
          <w:rtl w:val="0"/>
        </w:rPr>
        <w:t xml:space="preserve">Joker123</w:t>
      </w:r>
    </w:p>
    <w:p w:rsidR="00000000" w:rsidDel="00000000" w:rsidP="00000000" w:rsidRDefault="00000000" w:rsidRPr="00000000" w14:paraId="00000051">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sz w:val="21"/>
          <w:szCs w:val="21"/>
          <w:rtl w:val="0"/>
        </w:rPr>
        <w:t xml:space="preserve">money***</w:t>
      </w:r>
    </w:p>
    <w:p w:rsidR="00000000" w:rsidDel="00000000" w:rsidP="00000000" w:rsidRDefault="00000000" w:rsidRPr="00000000" w14:paraId="00000052">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sz w:val="21"/>
          <w:szCs w:val="21"/>
          <w:rtl w:val="0"/>
        </w:rPr>
        <w:t xml:space="preserve">()!@$@!902@#@01S@$#@$@mike</w:t>
      </w:r>
    </w:p>
    <w:p w:rsidR="00000000" w:rsidDel="00000000" w:rsidP="00000000" w:rsidRDefault="00000000" w:rsidRPr="00000000" w14:paraId="00000053">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rtl w:val="0"/>
        </w:rPr>
      </w:r>
    </w:p>
    <w:p w:rsidR="00000000" w:rsidDel="00000000" w:rsidP="00000000" w:rsidRDefault="00000000" w:rsidRPr="00000000" w14:paraId="00000054">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b w:val="1"/>
          <w:sz w:val="24"/>
          <w:szCs w:val="24"/>
          <w:rtl w:val="0"/>
        </w:rPr>
        <w:t xml:space="preserve">Poor and complex coding:</w:t>
      </w:r>
      <w:r w:rsidDel="00000000" w:rsidR="00000000" w:rsidRPr="00000000">
        <w:rPr>
          <w:sz w:val="21"/>
          <w:szCs w:val="21"/>
          <w:rtl w:val="0"/>
        </w:rPr>
        <w:t xml:space="preserve"> Complex and poorly implemented code can cause vulnerabilities in software systems.</w:t>
      </w:r>
    </w:p>
    <w:p w:rsidR="00000000" w:rsidDel="00000000" w:rsidP="00000000" w:rsidRDefault="00000000" w:rsidRPr="00000000" w14:paraId="00000055">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sz w:val="21"/>
          <w:szCs w:val="21"/>
          <w:rtl w:val="0"/>
        </w:rPr>
        <w:t xml:space="preserve">Hardcoding.- anyone sees ur code will see the data. And some data can be confidential.</w:t>
      </w:r>
    </w:p>
    <w:p w:rsidR="00000000" w:rsidDel="00000000" w:rsidP="00000000" w:rsidRDefault="00000000" w:rsidRPr="00000000" w14:paraId="00000056">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sz w:val="21"/>
          <w:szCs w:val="21"/>
          <w:rtl w:val="0"/>
        </w:rPr>
        <w:t xml:space="preserve">Ur data should always be separated from the code- Data driven code.</w:t>
      </w:r>
    </w:p>
    <w:p w:rsidR="00000000" w:rsidDel="00000000" w:rsidP="00000000" w:rsidRDefault="00000000" w:rsidRPr="00000000" w14:paraId="00000057">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sz w:val="21"/>
          <w:szCs w:val="21"/>
          <w:rtl w:val="0"/>
        </w:rPr>
        <w:t xml:space="preserve">String password;</w:t>
      </w:r>
    </w:p>
    <w:p w:rsidR="00000000" w:rsidDel="00000000" w:rsidP="00000000" w:rsidRDefault="00000000" w:rsidRPr="00000000" w14:paraId="00000058">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sz w:val="21"/>
          <w:szCs w:val="21"/>
          <w:rtl w:val="0"/>
        </w:rPr>
        <w:t xml:space="preserve">driver.fe(by.id(“”)).sendkeys(password);</w:t>
      </w:r>
    </w:p>
    <w:p w:rsidR="00000000" w:rsidDel="00000000" w:rsidP="00000000" w:rsidRDefault="00000000" w:rsidRPr="00000000" w14:paraId="00000059">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sz w:val="21"/>
          <w:szCs w:val="21"/>
          <w:rtl w:val="0"/>
        </w:rPr>
        <w:t xml:space="preserve">Example - Using Public access specifiers instead of private.</w:t>
      </w:r>
    </w:p>
    <w:p w:rsidR="00000000" w:rsidDel="00000000" w:rsidP="00000000" w:rsidRDefault="00000000" w:rsidRPr="00000000" w14:paraId="0000005A">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b w:val="1"/>
          <w:sz w:val="24"/>
          <w:szCs w:val="24"/>
          <w:rtl w:val="0"/>
        </w:rPr>
        <w:t xml:space="preserve">Management: </w:t>
      </w:r>
      <w:r w:rsidDel="00000000" w:rsidR="00000000" w:rsidRPr="00000000">
        <w:rPr>
          <w:sz w:val="21"/>
          <w:szCs w:val="21"/>
          <w:rtl w:val="0"/>
        </w:rPr>
        <w:t xml:space="preserve">Inadequate data management can lead to many vulnerabilities.</w:t>
      </w:r>
    </w:p>
    <w:p w:rsidR="00000000" w:rsidDel="00000000" w:rsidP="00000000" w:rsidRDefault="00000000" w:rsidRPr="00000000" w14:paraId="0000005B">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b w:val="1"/>
          <w:sz w:val="24"/>
          <w:szCs w:val="24"/>
          <w:rtl w:val="0"/>
        </w:rPr>
        <w:t xml:space="preserve">Human Error:</w:t>
      </w:r>
      <w:r w:rsidDel="00000000" w:rsidR="00000000" w:rsidRPr="00000000">
        <w:rPr>
          <w:sz w:val="21"/>
          <w:szCs w:val="21"/>
          <w:rtl w:val="0"/>
        </w:rPr>
        <w:t xml:space="preserve"> Human errors are the most common vulnerabilities.</w:t>
      </w:r>
    </w:p>
    <w:p w:rsidR="00000000" w:rsidDel="00000000" w:rsidP="00000000" w:rsidRDefault="00000000" w:rsidRPr="00000000" w14:paraId="0000005C">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sz w:val="21"/>
          <w:szCs w:val="21"/>
          <w:rtl w:val="0"/>
        </w:rPr>
        <w:t xml:space="preserve">Leaving confidential info on ur desktop without security, desk, </w:t>
      </w:r>
    </w:p>
    <w:p w:rsidR="00000000" w:rsidDel="00000000" w:rsidP="00000000" w:rsidRDefault="00000000" w:rsidRPr="00000000" w14:paraId="0000005D">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rPr>
          <w:sz w:val="21"/>
          <w:szCs w:val="21"/>
        </w:rPr>
      </w:pPr>
      <w:r w:rsidDel="00000000" w:rsidR="00000000" w:rsidRPr="00000000">
        <w:rPr>
          <w:sz w:val="21"/>
          <w:szCs w:val="21"/>
          <w:rtl w:val="0"/>
        </w:rPr>
        <w:t xml:space="preserve">opening personal emails in our client machines.</w:t>
      </w:r>
    </w:p>
    <w:p w:rsidR="00000000" w:rsidDel="00000000" w:rsidP="00000000" w:rsidRDefault="00000000" w:rsidRPr="00000000" w14:paraId="0000005E">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rPr>
          <w:sz w:val="21"/>
          <w:szCs w:val="21"/>
        </w:rPr>
      </w:pPr>
      <w:r w:rsidDel="00000000" w:rsidR="00000000" w:rsidRPr="00000000">
        <w:rPr>
          <w:rtl w:val="0"/>
        </w:rPr>
      </w:r>
    </w:p>
    <w:p w:rsidR="00000000" w:rsidDel="00000000" w:rsidP="00000000" w:rsidRDefault="00000000" w:rsidRPr="00000000" w14:paraId="0000005F">
      <w:pPr>
        <w:pStyle w:val="Heading2"/>
        <w:keepNext w:val="0"/>
        <w:keepLines w:val="0"/>
        <w:pBdr>
          <w:left w:color="000000" w:space="0" w:sz="0" w:val="none"/>
          <w:bottom w:color="000000" w:space="0" w:sz="0" w:val="none"/>
        </w:pBdr>
        <w:shd w:fill="ffffff" w:val="clear"/>
        <w:spacing w:after="160" w:before="400" w:line="290.4" w:lineRule="auto"/>
        <w:rPr>
          <w:b w:val="1"/>
          <w:color w:val="323232"/>
          <w:sz w:val="29"/>
          <w:szCs w:val="29"/>
          <w:highlight w:val="white"/>
        </w:rPr>
      </w:pPr>
      <w:bookmarkStart w:colFirst="0" w:colLast="0" w:name="_heading=h.ah01a4e48mk4" w:id="12"/>
      <w:bookmarkEnd w:id="12"/>
      <w:r w:rsidDel="00000000" w:rsidR="00000000" w:rsidRPr="00000000">
        <w:rPr>
          <w:rtl w:val="0"/>
        </w:rPr>
      </w:r>
    </w:p>
    <w:p w:rsidR="00000000" w:rsidDel="00000000" w:rsidP="00000000" w:rsidRDefault="00000000" w:rsidRPr="00000000" w14:paraId="00000060">
      <w:pPr>
        <w:pStyle w:val="Heading2"/>
        <w:keepNext w:val="0"/>
        <w:keepLines w:val="0"/>
        <w:pBdr>
          <w:left w:color="000000" w:space="0" w:sz="0" w:val="none"/>
          <w:bottom w:color="000000" w:space="0" w:sz="0" w:val="none"/>
        </w:pBdr>
        <w:shd w:fill="ffffff" w:val="clear"/>
        <w:spacing w:after="160" w:before="400" w:line="290.4" w:lineRule="auto"/>
        <w:rPr>
          <w:b w:val="1"/>
          <w:color w:val="323232"/>
          <w:sz w:val="29"/>
          <w:szCs w:val="29"/>
          <w:highlight w:val="white"/>
        </w:rPr>
      </w:pPr>
      <w:bookmarkStart w:colFirst="0" w:colLast="0" w:name="_heading=h.z1chm6cpi9i5" w:id="13"/>
      <w:bookmarkEnd w:id="13"/>
      <w:r w:rsidDel="00000000" w:rsidR="00000000" w:rsidRPr="00000000">
        <w:rPr>
          <w:rtl w:val="0"/>
        </w:rPr>
      </w:r>
    </w:p>
    <w:p w:rsidR="00000000" w:rsidDel="00000000" w:rsidP="00000000" w:rsidRDefault="00000000" w:rsidRPr="00000000" w14:paraId="00000061">
      <w:pPr>
        <w:pStyle w:val="Heading2"/>
        <w:keepNext w:val="0"/>
        <w:keepLines w:val="0"/>
        <w:pBdr>
          <w:left w:color="000000" w:space="0" w:sz="0" w:val="none"/>
          <w:bottom w:color="000000" w:space="0" w:sz="0" w:val="none"/>
        </w:pBdr>
        <w:shd w:fill="ffffff" w:val="clear"/>
        <w:spacing w:after="160" w:before="400" w:line="290.4" w:lineRule="auto"/>
        <w:rPr>
          <w:b w:val="1"/>
          <w:color w:val="323232"/>
          <w:sz w:val="29"/>
          <w:szCs w:val="29"/>
          <w:highlight w:val="white"/>
        </w:rPr>
      </w:pPr>
      <w:bookmarkStart w:colFirst="0" w:colLast="0" w:name="_heading=h.vg830nc0llyn" w:id="14"/>
      <w:bookmarkEnd w:id="14"/>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Performance issue </w:t>
      </w:r>
    </w:p>
    <w:p w:rsidR="00000000" w:rsidDel="00000000" w:rsidP="00000000" w:rsidRDefault="00000000" w:rsidRPr="00000000" w14:paraId="00000063">
      <w:pPr>
        <w:rPr>
          <w:b w:val="1"/>
          <w:color w:val="323232"/>
          <w:sz w:val="29"/>
          <w:szCs w:val="29"/>
          <w:highlight w:val="white"/>
        </w:rPr>
      </w:pPr>
      <w:r w:rsidDel="00000000" w:rsidR="00000000" w:rsidRPr="00000000">
        <w:rPr>
          <w:rtl w:val="0"/>
        </w:rPr>
        <w:t xml:space="preserve">Example - Government sites- Competitive exams Results Day.</w:t>
      </w:r>
      <w:r w:rsidDel="00000000" w:rsidR="00000000" w:rsidRPr="00000000">
        <w:rPr>
          <w:rtl w:val="0"/>
        </w:rPr>
      </w:r>
    </w:p>
    <w:p w:rsidR="00000000" w:rsidDel="00000000" w:rsidP="00000000" w:rsidRDefault="00000000" w:rsidRPr="00000000" w14:paraId="00000064">
      <w:pPr>
        <w:pStyle w:val="Heading2"/>
        <w:keepNext w:val="0"/>
        <w:keepLines w:val="0"/>
        <w:pBdr>
          <w:left w:color="000000" w:space="0" w:sz="0" w:val="none"/>
          <w:bottom w:color="000000" w:space="0" w:sz="0" w:val="none"/>
        </w:pBdr>
        <w:shd w:fill="ffffff" w:val="clear"/>
        <w:spacing w:after="160" w:before="400" w:line="290.4" w:lineRule="auto"/>
        <w:rPr>
          <w:b w:val="1"/>
          <w:color w:val="323232"/>
          <w:sz w:val="29"/>
          <w:szCs w:val="29"/>
          <w:highlight w:val="white"/>
        </w:rPr>
      </w:pPr>
      <w:bookmarkStart w:colFirst="0" w:colLast="0" w:name="_heading=h.3dy6vkm" w:id="15"/>
      <w:bookmarkEnd w:id="15"/>
      <w:r w:rsidDel="00000000" w:rsidR="00000000" w:rsidRPr="00000000">
        <w:rPr>
          <w:b w:val="1"/>
          <w:color w:val="323232"/>
          <w:sz w:val="29"/>
          <w:szCs w:val="29"/>
          <w:highlight w:val="white"/>
          <w:rtl w:val="0"/>
        </w:rPr>
        <w:t xml:space="preserve">Distributed denial-of-service attacks</w:t>
      </w:r>
    </w:p>
    <w:p w:rsidR="00000000" w:rsidDel="00000000" w:rsidP="00000000" w:rsidRDefault="00000000" w:rsidRPr="00000000" w14:paraId="00000065">
      <w:pPr>
        <w:rPr/>
      </w:pPr>
      <w:r w:rsidDel="00000000" w:rsidR="00000000" w:rsidRPr="00000000">
        <w:rPr>
          <w:rtl w:val="0"/>
        </w:rPr>
        <w:t xml:space="preserve">In a distributed denial-of-service (DDoS) attack, multiple compromised machines attack a target, such as a server, website or other network resource, making the target totally inoperable. </w:t>
      </w:r>
    </w:p>
    <w:p w:rsidR="00000000" w:rsidDel="00000000" w:rsidP="00000000" w:rsidRDefault="00000000" w:rsidRPr="00000000" w14:paraId="00000066">
      <w:pPr>
        <w:rPr/>
      </w:pPr>
      <w:r w:rsidDel="00000000" w:rsidR="00000000" w:rsidRPr="00000000">
        <w:rPr>
          <w:rtl w:val="0"/>
        </w:rPr>
        <w:t xml:space="preserve">The flood of connection requests, incoming messages or malformed packets forces the target system to slow down or to crash and shut down, denying service to legitimate users or systems.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3"/>
        <w:keepNext w:val="0"/>
        <w:keepLines w:val="0"/>
        <w:shd w:fill="ffffff" w:val="clear"/>
        <w:spacing w:after="160" w:before="400" w:line="400.79999999999995" w:lineRule="auto"/>
        <w:rPr>
          <w:b w:val="1"/>
          <w:color w:val="323232"/>
          <w:sz w:val="27"/>
          <w:szCs w:val="27"/>
          <w:highlight w:val="white"/>
        </w:rPr>
      </w:pPr>
      <w:bookmarkStart w:colFirst="0" w:colLast="0" w:name="_heading=h.1t3h5sf" w:id="16"/>
      <w:bookmarkEnd w:id="16"/>
      <w:r w:rsidDel="00000000" w:rsidR="00000000" w:rsidRPr="00000000">
        <w:rPr>
          <w:b w:val="1"/>
          <w:color w:val="323232"/>
          <w:sz w:val="27"/>
          <w:szCs w:val="27"/>
          <w:highlight w:val="white"/>
          <w:rtl w:val="0"/>
        </w:rPr>
        <w:t xml:space="preserve">How to prevent DDoS attacks(Or any attacks )</w:t>
      </w:r>
    </w:p>
    <w:p w:rsidR="00000000" w:rsidDel="00000000" w:rsidP="00000000" w:rsidRDefault="00000000" w:rsidRPr="00000000" w14:paraId="00000069">
      <w:pPr>
        <w:shd w:fill="ffffff" w:val="clear"/>
        <w:spacing w:after="400" w:before="360" w:line="400.79999999999995" w:lineRule="auto"/>
        <w:rPr>
          <w:sz w:val="25"/>
          <w:szCs w:val="25"/>
          <w:highlight w:val="white"/>
        </w:rPr>
      </w:pPr>
      <w:r w:rsidDel="00000000" w:rsidR="00000000" w:rsidRPr="00000000">
        <w:rPr>
          <w:sz w:val="25"/>
          <w:szCs w:val="25"/>
          <w:highlight w:val="white"/>
          <w:rtl w:val="0"/>
        </w:rPr>
        <w:t xml:space="preserve">To help prevent DDoS attacks, companies should take the following steps:</w:t>
      </w:r>
    </w:p>
    <w:p w:rsidR="00000000" w:rsidDel="00000000" w:rsidP="00000000" w:rsidRDefault="00000000" w:rsidRPr="00000000" w14:paraId="0000006A">
      <w:pPr>
        <w:numPr>
          <w:ilvl w:val="0"/>
          <w:numId w:val="4"/>
        </w:numPr>
        <w:shd w:fill="ffffff" w:val="clear"/>
        <w:spacing w:before="560" w:line="400.79999999999995" w:lineRule="auto"/>
        <w:ind w:left="1100" w:hanging="360"/>
        <w:rPr>
          <w:color w:val="000000"/>
          <w:sz w:val="25"/>
          <w:szCs w:val="25"/>
        </w:rPr>
      </w:pPr>
      <w:r w:rsidDel="00000000" w:rsidR="00000000" w:rsidRPr="00000000">
        <w:rPr>
          <w:sz w:val="25"/>
          <w:szCs w:val="25"/>
          <w:highlight w:val="white"/>
          <w:rtl w:val="0"/>
        </w:rPr>
        <w:t xml:space="preserve">Implement technology and tools to monitor networks visually and know how much bandwidth a site uses on average. DDoS attacks offer visual clues so administrators who understand the normal behaviours of their networks will be better able to catch these attacks.</w:t>
      </w:r>
      <w:r w:rsidDel="00000000" w:rsidR="00000000" w:rsidRPr="00000000">
        <w:rPr>
          <w:rtl w:val="0"/>
        </w:rPr>
      </w:r>
    </w:p>
    <w:p w:rsidR="00000000" w:rsidDel="00000000" w:rsidP="00000000" w:rsidRDefault="00000000" w:rsidRPr="00000000" w14:paraId="0000006B">
      <w:pPr>
        <w:numPr>
          <w:ilvl w:val="0"/>
          <w:numId w:val="4"/>
        </w:numPr>
        <w:shd w:fill="ffffff" w:val="clear"/>
        <w:spacing w:line="400.79999999999995" w:lineRule="auto"/>
        <w:ind w:left="1100" w:hanging="360"/>
        <w:rPr>
          <w:color w:val="000000"/>
          <w:sz w:val="25"/>
          <w:szCs w:val="25"/>
        </w:rPr>
      </w:pPr>
      <w:r w:rsidDel="00000000" w:rsidR="00000000" w:rsidRPr="00000000">
        <w:rPr>
          <w:sz w:val="25"/>
          <w:szCs w:val="25"/>
          <w:highlight w:val="white"/>
          <w:rtl w:val="0"/>
        </w:rPr>
        <w:t xml:space="preserve">Ensure servers have the capacity to handle heavy traffic spikes and the necessary mitigation tools necessary to address security problems.</w:t>
      </w:r>
      <w:r w:rsidDel="00000000" w:rsidR="00000000" w:rsidRPr="00000000">
        <w:rPr>
          <w:rtl w:val="0"/>
        </w:rPr>
      </w:r>
    </w:p>
    <w:p w:rsidR="00000000" w:rsidDel="00000000" w:rsidP="00000000" w:rsidRDefault="00000000" w:rsidRPr="00000000" w14:paraId="0000006C">
      <w:pPr>
        <w:numPr>
          <w:ilvl w:val="0"/>
          <w:numId w:val="4"/>
        </w:numPr>
        <w:shd w:fill="ffffff" w:val="clear"/>
        <w:spacing w:line="400.79999999999995" w:lineRule="auto"/>
        <w:ind w:left="1100" w:hanging="360"/>
        <w:rPr>
          <w:color w:val="000000"/>
          <w:sz w:val="25"/>
          <w:szCs w:val="25"/>
        </w:rPr>
      </w:pPr>
      <w:r w:rsidDel="00000000" w:rsidR="00000000" w:rsidRPr="00000000">
        <w:rPr>
          <w:sz w:val="25"/>
          <w:szCs w:val="25"/>
          <w:highlight w:val="white"/>
          <w:rtl w:val="0"/>
        </w:rPr>
        <w:t xml:space="preserve">Update and patch firewalls and network security programs.</w:t>
      </w:r>
      <w:r w:rsidDel="00000000" w:rsidR="00000000" w:rsidRPr="00000000">
        <w:rPr>
          <w:rtl w:val="0"/>
        </w:rPr>
      </w:r>
    </w:p>
    <w:p w:rsidR="00000000" w:rsidDel="00000000" w:rsidP="00000000" w:rsidRDefault="00000000" w:rsidRPr="00000000" w14:paraId="0000006D">
      <w:pPr>
        <w:numPr>
          <w:ilvl w:val="0"/>
          <w:numId w:val="4"/>
        </w:numPr>
        <w:shd w:fill="ffffff" w:val="clear"/>
        <w:spacing w:after="460" w:line="400.79999999999995" w:lineRule="auto"/>
        <w:ind w:left="1100" w:hanging="360"/>
        <w:rPr>
          <w:color w:val="000000"/>
          <w:sz w:val="25"/>
          <w:szCs w:val="25"/>
        </w:rPr>
      </w:pPr>
      <w:r w:rsidDel="00000000" w:rsidR="00000000" w:rsidRPr="00000000">
        <w:rPr>
          <w:sz w:val="25"/>
          <w:szCs w:val="25"/>
          <w:highlight w:val="white"/>
          <w:rtl w:val="0"/>
        </w:rPr>
        <w:t xml:space="preserve">Set up protocols outlining the steps to take in the event of a DDoS attack occurring.</w:t>
      </w:r>
      <w:r w:rsidDel="00000000" w:rsidR="00000000" w:rsidRPr="00000000">
        <w:rPr>
          <w:rtl w:val="0"/>
        </w:rPr>
      </w:r>
    </w:p>
    <w:p w:rsidR="00000000" w:rsidDel="00000000" w:rsidP="00000000" w:rsidRDefault="00000000" w:rsidRPr="00000000" w14:paraId="0000006E">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b w:val="1"/>
          <w:color w:val="273239"/>
        </w:rPr>
      </w:pPr>
      <w:r w:rsidDel="00000000" w:rsidR="00000000" w:rsidRPr="00000000">
        <w:rPr>
          <w:rtl w:val="0"/>
        </w:rPr>
      </w:r>
    </w:p>
    <w:p w:rsidR="00000000" w:rsidDel="00000000" w:rsidP="00000000" w:rsidRDefault="00000000" w:rsidRPr="00000000" w14:paraId="0000006F">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b w:val="1"/>
          <w:color w:val="273239"/>
        </w:rPr>
      </w:pPr>
      <w:r w:rsidDel="00000000" w:rsidR="00000000" w:rsidRPr="00000000">
        <w:rPr>
          <w:rtl w:val="0"/>
        </w:rPr>
      </w:r>
    </w:p>
    <w:p w:rsidR="00000000" w:rsidDel="00000000" w:rsidP="00000000" w:rsidRDefault="00000000" w:rsidRPr="00000000" w14:paraId="00000070">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b w:val="1"/>
          <w:color w:val="273239"/>
        </w:rPr>
      </w:pPr>
      <w:r w:rsidDel="00000000" w:rsidR="00000000" w:rsidRPr="00000000">
        <w:rPr>
          <w:rtl w:val="0"/>
        </w:rPr>
      </w:r>
    </w:p>
    <w:p w:rsidR="00000000" w:rsidDel="00000000" w:rsidP="00000000" w:rsidRDefault="00000000" w:rsidRPr="00000000" w14:paraId="00000071">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b w:val="1"/>
          <w:color w:val="273239"/>
        </w:rPr>
      </w:pPr>
      <w:r w:rsidDel="00000000" w:rsidR="00000000" w:rsidRPr="00000000">
        <w:rPr>
          <w:rtl w:val="0"/>
        </w:rPr>
      </w:r>
    </w:p>
    <w:p w:rsidR="00000000" w:rsidDel="00000000" w:rsidP="00000000" w:rsidRDefault="00000000" w:rsidRPr="00000000" w14:paraId="00000072">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b w:val="1"/>
          <w:color w:val="273239"/>
        </w:rPr>
      </w:pPr>
      <w:r w:rsidDel="00000000" w:rsidR="00000000" w:rsidRPr="00000000">
        <w:rPr>
          <w:b w:val="1"/>
          <w:color w:val="273239"/>
          <w:rtl w:val="0"/>
        </w:rPr>
        <w:t xml:space="preserve">Principle of Security Testing:</w:t>
      </w:r>
    </w:p>
    <w:p w:rsidR="00000000" w:rsidDel="00000000" w:rsidP="00000000" w:rsidRDefault="00000000" w:rsidRPr="00000000" w14:paraId="00000073">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color w:val="273239"/>
          <w:sz w:val="26"/>
          <w:szCs w:val="26"/>
        </w:rPr>
      </w:pPr>
      <w:r w:rsidDel="00000000" w:rsidR="00000000" w:rsidRPr="00000000">
        <w:rPr>
          <w:color w:val="273239"/>
          <w:sz w:val="26"/>
          <w:szCs w:val="26"/>
          <w:rtl w:val="0"/>
        </w:rPr>
        <w:t xml:space="preserve">Below are the six basic principles of security testing:</w:t>
      </w:r>
    </w:p>
    <w:p w:rsidR="00000000" w:rsidDel="00000000" w:rsidP="00000000" w:rsidRDefault="00000000" w:rsidRPr="00000000" w14:paraId="00000074">
      <w:pPr>
        <w:numPr>
          <w:ilvl w:val="0"/>
          <w:numId w:val="14"/>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rFonts w:ascii="Arial" w:cs="Arial" w:eastAsia="Arial" w:hAnsi="Arial"/>
        </w:rPr>
      </w:pPr>
      <w:r w:rsidDel="00000000" w:rsidR="00000000" w:rsidRPr="00000000">
        <w:rPr>
          <w:b w:val="1"/>
          <w:color w:val="273239"/>
          <w:sz w:val="26"/>
          <w:szCs w:val="26"/>
          <w:rtl w:val="0"/>
        </w:rPr>
        <w:t xml:space="preserve">Confidentiality </w:t>
      </w:r>
      <w:r w:rsidDel="00000000" w:rsidR="00000000" w:rsidRPr="00000000">
        <w:rPr>
          <w:color w:val="273239"/>
          <w:sz w:val="26"/>
          <w:szCs w:val="26"/>
          <w:rtl w:val="0"/>
        </w:rPr>
        <w:t xml:space="preserve">- </w:t>
      </w:r>
      <w:r w:rsidDel="00000000" w:rsidR="00000000" w:rsidRPr="00000000">
        <w:rPr>
          <w:color w:val="333333"/>
          <w:sz w:val="24"/>
          <w:szCs w:val="24"/>
          <w:rtl w:val="0"/>
        </w:rPr>
        <w:t xml:space="preserve">It is a security process that prevents the leak of the data from the outsider's because it is the only way where we can ensure the security of our data.</w:t>
      </w:r>
    </w:p>
    <w:p w:rsidR="00000000" w:rsidDel="00000000" w:rsidP="00000000" w:rsidRDefault="00000000" w:rsidRPr="00000000" w14:paraId="00000075">
      <w:pPr>
        <w:pBdr>
          <w:top w:color="000000" w:space="0" w:sz="0" w:val="none"/>
          <w:bottom w:color="000000" w:space="0" w:sz="0" w:val="none"/>
          <w:right w:color="000000" w:space="0" w:sz="0" w:val="none"/>
          <w:between w:color="000000" w:space="0" w:sz="0" w:val="none"/>
        </w:pBdr>
        <w:shd w:fill="ffffff" w:val="clear"/>
        <w:spacing w:after="0" w:line="379.20000000000005" w:lineRule="auto"/>
        <w:rPr>
          <w:color w:val="333333"/>
          <w:sz w:val="24"/>
          <w:szCs w:val="24"/>
        </w:rPr>
      </w:pPr>
      <w:r w:rsidDel="00000000" w:rsidR="00000000" w:rsidRPr="00000000">
        <w:rPr>
          <w:color w:val="333333"/>
          <w:sz w:val="24"/>
          <w:szCs w:val="24"/>
          <w:rtl w:val="0"/>
        </w:rPr>
        <w:t xml:space="preserve">Example - Bank details when making a transaction/ or at any other time, especially PIN, passwords.</w:t>
      </w:r>
    </w:p>
    <w:p w:rsidR="00000000" w:rsidDel="00000000" w:rsidP="00000000" w:rsidRDefault="00000000" w:rsidRPr="00000000" w14:paraId="00000076">
      <w:pPr>
        <w:numPr>
          <w:ilvl w:val="0"/>
          <w:numId w:val="14"/>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1080" w:hanging="360"/>
        <w:rPr>
          <w:rFonts w:ascii="Arial" w:cs="Arial" w:eastAsia="Arial" w:hAnsi="Arial"/>
        </w:rPr>
      </w:pPr>
      <w:r w:rsidDel="00000000" w:rsidR="00000000" w:rsidRPr="00000000">
        <w:rPr>
          <w:b w:val="1"/>
          <w:color w:val="273239"/>
          <w:sz w:val="26"/>
          <w:szCs w:val="26"/>
          <w:rtl w:val="0"/>
        </w:rPr>
        <w:t xml:space="preserve">Integrity </w:t>
      </w:r>
      <w:r w:rsidDel="00000000" w:rsidR="00000000" w:rsidRPr="00000000">
        <w:rPr>
          <w:color w:val="273239"/>
          <w:sz w:val="26"/>
          <w:szCs w:val="26"/>
          <w:rtl w:val="0"/>
        </w:rPr>
        <w:t xml:space="preserve">- </w:t>
      </w:r>
      <w:r w:rsidDel="00000000" w:rsidR="00000000" w:rsidRPr="00000000">
        <w:rPr>
          <w:color w:val="333333"/>
          <w:sz w:val="24"/>
          <w:szCs w:val="24"/>
          <w:highlight w:val="white"/>
          <w:rtl w:val="0"/>
        </w:rPr>
        <w:t xml:space="preserve">In this, we will secure those data which have been changed by the unofficial person. The primary objective of integrity is to permit the receiver to control the data that is given by the system.</w:t>
      </w:r>
      <w:r w:rsidDel="00000000" w:rsidR="00000000" w:rsidRPr="00000000">
        <w:rPr>
          <w:rtl w:val="0"/>
        </w:rPr>
      </w:r>
    </w:p>
    <w:p w:rsidR="00000000" w:rsidDel="00000000" w:rsidP="00000000" w:rsidRDefault="00000000" w:rsidRPr="00000000" w14:paraId="00000077">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333333"/>
          <w:sz w:val="24"/>
          <w:szCs w:val="24"/>
          <w:highlight w:val="white"/>
        </w:rPr>
      </w:pPr>
      <w:r w:rsidDel="00000000" w:rsidR="00000000" w:rsidRPr="00000000">
        <w:rPr>
          <w:color w:val="333333"/>
          <w:sz w:val="24"/>
          <w:szCs w:val="24"/>
          <w:highlight w:val="white"/>
          <w:rtl w:val="0"/>
        </w:rPr>
        <w:t xml:space="preserve">KYC confirmation from Organization (bank)</w:t>
      </w:r>
    </w:p>
    <w:p w:rsidR="00000000" w:rsidDel="00000000" w:rsidP="00000000" w:rsidRDefault="00000000" w:rsidRPr="00000000" w14:paraId="00000078">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333333"/>
          <w:sz w:val="24"/>
          <w:szCs w:val="24"/>
          <w:highlight w:val="white"/>
        </w:rPr>
      </w:pPr>
      <w:r w:rsidDel="00000000" w:rsidR="00000000" w:rsidRPr="00000000">
        <w:rPr>
          <w:color w:val="333333"/>
          <w:sz w:val="24"/>
          <w:szCs w:val="24"/>
          <w:highlight w:val="white"/>
          <w:rtl w:val="0"/>
        </w:rPr>
        <w:t xml:space="preserve">Approving loans, approving House loans, car loans, </w:t>
      </w:r>
    </w:p>
    <w:p w:rsidR="00000000" w:rsidDel="00000000" w:rsidP="00000000" w:rsidRDefault="00000000" w:rsidRPr="00000000" w14:paraId="00000079">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333333"/>
          <w:sz w:val="24"/>
          <w:szCs w:val="24"/>
          <w:highlight w:val="white"/>
        </w:rPr>
      </w:pPr>
      <w:r w:rsidDel="00000000" w:rsidR="00000000" w:rsidRPr="00000000">
        <w:rPr>
          <w:color w:val="333333"/>
          <w:sz w:val="24"/>
          <w:szCs w:val="24"/>
          <w:highlight w:val="white"/>
          <w:rtl w:val="0"/>
        </w:rPr>
        <w:t xml:space="preserve">Employee- timesheet approval, it should be done by the manager.</w:t>
      </w:r>
    </w:p>
    <w:p w:rsidR="00000000" w:rsidDel="00000000" w:rsidP="00000000" w:rsidRDefault="00000000" w:rsidRPr="00000000" w14:paraId="0000007A">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333333"/>
          <w:sz w:val="24"/>
          <w:szCs w:val="24"/>
          <w:highlight w:val="white"/>
        </w:rPr>
      </w:pPr>
      <w:r w:rsidDel="00000000" w:rsidR="00000000" w:rsidRPr="00000000">
        <w:rPr>
          <w:rtl w:val="0"/>
        </w:rPr>
      </w:r>
    </w:p>
    <w:p w:rsidR="00000000" w:rsidDel="00000000" w:rsidP="00000000" w:rsidRDefault="00000000" w:rsidRPr="00000000" w14:paraId="0000007B">
      <w:pPr>
        <w:numPr>
          <w:ilvl w:val="0"/>
          <w:numId w:val="14"/>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rFonts w:ascii="Arial" w:cs="Arial" w:eastAsia="Arial" w:hAnsi="Arial"/>
        </w:rPr>
      </w:pPr>
      <w:r w:rsidDel="00000000" w:rsidR="00000000" w:rsidRPr="00000000">
        <w:rPr>
          <w:b w:val="1"/>
          <w:color w:val="273239"/>
          <w:sz w:val="26"/>
          <w:szCs w:val="26"/>
          <w:rtl w:val="0"/>
        </w:rPr>
        <w:t xml:space="preserve">Authentication </w:t>
      </w:r>
      <w:r w:rsidDel="00000000" w:rsidR="00000000" w:rsidRPr="00000000">
        <w:rPr>
          <w:color w:val="273239"/>
          <w:sz w:val="26"/>
          <w:szCs w:val="26"/>
          <w:rtl w:val="0"/>
        </w:rPr>
        <w:t xml:space="preserve">- </w:t>
      </w:r>
      <w:r w:rsidDel="00000000" w:rsidR="00000000" w:rsidRPr="00000000">
        <w:rPr>
          <w:color w:val="333333"/>
          <w:sz w:val="24"/>
          <w:szCs w:val="24"/>
          <w:highlight w:val="white"/>
          <w:rtl w:val="0"/>
        </w:rPr>
        <w:t xml:space="preserve">The authentication process comprises confirming the </w:t>
      </w:r>
      <w:r w:rsidDel="00000000" w:rsidR="00000000" w:rsidRPr="00000000">
        <w:rPr>
          <w:b w:val="1"/>
          <w:color w:val="333333"/>
          <w:sz w:val="24"/>
          <w:szCs w:val="24"/>
          <w:highlight w:val="white"/>
          <w:rtl w:val="0"/>
        </w:rPr>
        <w:t xml:space="preserve">individuality of a person</w:t>
      </w:r>
      <w:r w:rsidDel="00000000" w:rsidR="00000000" w:rsidRPr="00000000">
        <w:rPr>
          <w:color w:val="333333"/>
          <w:sz w:val="24"/>
          <w:szCs w:val="24"/>
          <w:highlight w:val="white"/>
          <w:rtl w:val="0"/>
        </w:rPr>
        <w:t xml:space="preserve">, tracing the source of a product that is necessary to allow access to the private information or the system.</w:t>
      </w:r>
    </w:p>
    <w:p w:rsidR="00000000" w:rsidDel="00000000" w:rsidP="00000000" w:rsidRDefault="00000000" w:rsidRPr="00000000" w14:paraId="0000007C">
      <w:pPr>
        <w:pBdr>
          <w:top w:color="000000" w:space="0" w:sz="0" w:val="none"/>
          <w:bottom w:color="000000" w:space="0" w:sz="0" w:val="none"/>
          <w:right w:color="000000" w:space="0" w:sz="0" w:val="none"/>
          <w:between w:color="000000" w:space="0" w:sz="0" w:val="none"/>
        </w:pBdr>
        <w:shd w:fill="ffffff" w:val="clear"/>
        <w:spacing w:after="0" w:line="379.20000000000005" w:lineRule="auto"/>
        <w:rPr>
          <w:color w:val="333333"/>
          <w:sz w:val="24"/>
          <w:szCs w:val="24"/>
          <w:highlight w:val="white"/>
        </w:rPr>
      </w:pPr>
      <w:r w:rsidDel="00000000" w:rsidR="00000000" w:rsidRPr="00000000">
        <w:rPr>
          <w:color w:val="333333"/>
          <w:sz w:val="24"/>
          <w:szCs w:val="24"/>
          <w:highlight w:val="white"/>
          <w:rtl w:val="0"/>
        </w:rPr>
        <w:t xml:space="preserve">Example - Login - username and password.</w:t>
      </w:r>
    </w:p>
    <w:p w:rsidR="00000000" w:rsidDel="00000000" w:rsidP="00000000" w:rsidRDefault="00000000" w:rsidRPr="00000000" w14:paraId="0000007D">
      <w:pPr>
        <w:pBdr>
          <w:top w:color="000000" w:space="0" w:sz="0" w:val="none"/>
          <w:bottom w:color="000000" w:space="0" w:sz="0" w:val="none"/>
          <w:right w:color="000000" w:space="0" w:sz="0" w:val="none"/>
          <w:between w:color="000000" w:space="0" w:sz="0" w:val="none"/>
        </w:pBdr>
        <w:shd w:fill="ffffff" w:val="clear"/>
        <w:spacing w:after="0" w:line="379.20000000000005" w:lineRule="auto"/>
        <w:rPr>
          <w:color w:val="333333"/>
          <w:sz w:val="24"/>
          <w:szCs w:val="24"/>
          <w:highlight w:val="white"/>
        </w:rPr>
      </w:pPr>
      <w:r w:rsidDel="00000000" w:rsidR="00000000" w:rsidRPr="00000000">
        <w:rPr>
          <w:rtl w:val="0"/>
        </w:rPr>
      </w:r>
    </w:p>
    <w:p w:rsidR="00000000" w:rsidDel="00000000" w:rsidP="00000000" w:rsidRDefault="00000000" w:rsidRPr="00000000" w14:paraId="0000007E">
      <w:pPr>
        <w:pBdr>
          <w:top w:color="000000" w:space="0" w:sz="0" w:val="none"/>
          <w:bottom w:color="000000" w:space="0" w:sz="0" w:val="none"/>
          <w:right w:color="000000" w:space="0" w:sz="0" w:val="none"/>
          <w:between w:color="000000" w:space="0" w:sz="0" w:val="none"/>
        </w:pBdr>
        <w:shd w:fill="ffffff" w:val="clear"/>
        <w:spacing w:after="0" w:line="379.20000000000005" w:lineRule="auto"/>
        <w:rPr>
          <w:color w:val="333333"/>
          <w:sz w:val="24"/>
          <w:szCs w:val="24"/>
          <w:highlight w:val="white"/>
        </w:rPr>
      </w:pPr>
      <w:r w:rsidDel="00000000" w:rsidR="00000000" w:rsidRPr="00000000">
        <w:rPr>
          <w:color w:val="333333"/>
          <w:sz w:val="24"/>
          <w:szCs w:val="24"/>
          <w:highlight w:val="white"/>
          <w:rtl w:val="0"/>
        </w:rPr>
        <w:t xml:space="preserve">What is 2FA?</w:t>
      </w:r>
    </w:p>
    <w:p w:rsidR="00000000" w:rsidDel="00000000" w:rsidP="00000000" w:rsidRDefault="00000000" w:rsidRPr="00000000" w14:paraId="0000007F">
      <w:pPr>
        <w:pBdr>
          <w:top w:color="000000" w:space="0" w:sz="0" w:val="none"/>
          <w:bottom w:color="000000" w:space="0" w:sz="0" w:val="none"/>
          <w:right w:color="000000" w:space="0" w:sz="0" w:val="none"/>
          <w:between w:color="000000" w:space="0" w:sz="0" w:val="none"/>
        </w:pBdr>
        <w:shd w:fill="ffffff" w:val="clear"/>
        <w:spacing w:after="0" w:line="379.20000000000005" w:lineRule="auto"/>
        <w:rPr>
          <w:color w:val="333333"/>
          <w:sz w:val="24"/>
          <w:szCs w:val="24"/>
          <w:highlight w:val="white"/>
        </w:rPr>
      </w:pPr>
      <w:r w:rsidDel="00000000" w:rsidR="00000000" w:rsidRPr="00000000">
        <w:rPr>
          <w:color w:val="333333"/>
          <w:sz w:val="24"/>
          <w:szCs w:val="24"/>
          <w:highlight w:val="white"/>
          <w:rtl w:val="0"/>
        </w:rPr>
        <w:t xml:space="preserve">Username and password </w:t>
      </w:r>
    </w:p>
    <w:p w:rsidR="00000000" w:rsidDel="00000000" w:rsidP="00000000" w:rsidRDefault="00000000" w:rsidRPr="00000000" w14:paraId="00000080">
      <w:pPr>
        <w:pBdr>
          <w:top w:color="000000" w:space="0" w:sz="0" w:val="none"/>
          <w:bottom w:color="000000" w:space="0" w:sz="0" w:val="none"/>
          <w:right w:color="000000" w:space="0" w:sz="0" w:val="none"/>
          <w:between w:color="000000" w:space="0" w:sz="0" w:val="none"/>
        </w:pBdr>
        <w:shd w:fill="ffffff" w:val="clear"/>
        <w:spacing w:after="0" w:line="379.20000000000005" w:lineRule="auto"/>
        <w:rPr>
          <w:color w:val="333333"/>
          <w:sz w:val="24"/>
          <w:szCs w:val="24"/>
          <w:highlight w:val="white"/>
        </w:rPr>
      </w:pPr>
      <w:r w:rsidDel="00000000" w:rsidR="00000000" w:rsidRPr="00000000">
        <w:rPr>
          <w:color w:val="333333"/>
          <w:sz w:val="24"/>
          <w:szCs w:val="24"/>
          <w:highlight w:val="white"/>
          <w:rtl w:val="0"/>
        </w:rPr>
        <w:t xml:space="preserve">Otp - mail/ phone.</w:t>
      </w:r>
    </w:p>
    <w:p w:rsidR="00000000" w:rsidDel="00000000" w:rsidP="00000000" w:rsidRDefault="00000000" w:rsidRPr="00000000" w14:paraId="00000081">
      <w:pPr>
        <w:pBdr>
          <w:top w:color="000000" w:space="0" w:sz="0" w:val="none"/>
          <w:bottom w:color="000000" w:space="0" w:sz="0" w:val="none"/>
          <w:right w:color="000000" w:space="0" w:sz="0" w:val="none"/>
          <w:between w:color="000000" w:space="0" w:sz="0" w:val="none"/>
        </w:pBdr>
        <w:shd w:fill="ffffff" w:val="clear"/>
        <w:spacing w:after="0" w:line="379.20000000000005" w:lineRule="auto"/>
        <w:rPr>
          <w:color w:val="333333"/>
          <w:sz w:val="24"/>
          <w:szCs w:val="24"/>
          <w:highlight w:val="white"/>
        </w:rPr>
      </w:pPr>
      <w:r w:rsidDel="00000000" w:rsidR="00000000" w:rsidRPr="00000000">
        <w:rPr>
          <w:rtl w:val="0"/>
        </w:rPr>
      </w:r>
    </w:p>
    <w:p w:rsidR="00000000" w:rsidDel="00000000" w:rsidP="00000000" w:rsidRDefault="00000000" w:rsidRPr="00000000" w14:paraId="00000082">
      <w:pPr>
        <w:pBdr>
          <w:top w:color="000000" w:space="0" w:sz="0" w:val="none"/>
          <w:bottom w:color="000000" w:space="0" w:sz="0" w:val="none"/>
          <w:right w:color="000000" w:space="0" w:sz="0" w:val="none"/>
          <w:between w:color="000000" w:space="0" w:sz="0" w:val="none"/>
        </w:pBdr>
        <w:shd w:fill="ffffff" w:val="clear"/>
        <w:spacing w:after="0" w:line="379.20000000000005" w:lineRule="auto"/>
        <w:rPr>
          <w:color w:val="333333"/>
          <w:sz w:val="24"/>
          <w:szCs w:val="24"/>
          <w:highlight w:val="white"/>
        </w:rPr>
      </w:pPr>
      <w:r w:rsidDel="00000000" w:rsidR="00000000" w:rsidRPr="00000000">
        <w:rPr>
          <w:color w:val="333333"/>
          <w:sz w:val="24"/>
          <w:szCs w:val="24"/>
          <w:highlight w:val="white"/>
          <w:rtl w:val="0"/>
        </w:rPr>
        <w:t xml:space="preserve">Research on Security measures taken by different organizations : </w:t>
      </w:r>
    </w:p>
    <w:p w:rsidR="00000000" w:rsidDel="00000000" w:rsidP="00000000" w:rsidRDefault="00000000" w:rsidRPr="00000000" w14:paraId="00000083">
      <w:pPr>
        <w:pBdr>
          <w:top w:color="000000" w:space="0" w:sz="0" w:val="none"/>
          <w:bottom w:color="000000" w:space="0" w:sz="0" w:val="none"/>
          <w:right w:color="000000" w:space="0" w:sz="0" w:val="none"/>
          <w:between w:color="000000" w:space="0" w:sz="0" w:val="none"/>
        </w:pBdr>
        <w:shd w:fill="ffffff" w:val="clear"/>
        <w:spacing w:after="0" w:line="379.20000000000005" w:lineRule="auto"/>
        <w:rPr>
          <w:color w:val="333333"/>
          <w:sz w:val="24"/>
          <w:szCs w:val="24"/>
          <w:highlight w:val="white"/>
        </w:rPr>
      </w:pPr>
      <w:r w:rsidDel="00000000" w:rsidR="00000000" w:rsidRPr="00000000">
        <w:rPr>
          <w:rtl w:val="0"/>
        </w:rPr>
      </w:r>
    </w:p>
    <w:p w:rsidR="00000000" w:rsidDel="00000000" w:rsidP="00000000" w:rsidRDefault="00000000" w:rsidRPr="00000000" w14:paraId="00000084">
      <w:pPr>
        <w:pBdr>
          <w:top w:color="000000" w:space="0" w:sz="0" w:val="none"/>
          <w:bottom w:color="000000" w:space="0" w:sz="0" w:val="none"/>
          <w:right w:color="000000" w:space="0" w:sz="0" w:val="none"/>
          <w:between w:color="000000" w:space="0" w:sz="0" w:val="none"/>
        </w:pBdr>
        <w:shd w:fill="ffffff" w:val="clear"/>
        <w:spacing w:after="0" w:line="379.20000000000005" w:lineRule="auto"/>
        <w:rPr>
          <w:color w:val="333333"/>
          <w:sz w:val="24"/>
          <w:szCs w:val="24"/>
          <w:highlight w:val="white"/>
        </w:rPr>
      </w:pPr>
      <w:r w:rsidDel="00000000" w:rsidR="00000000" w:rsidRPr="00000000">
        <w:rPr>
          <w:rtl w:val="0"/>
        </w:rPr>
      </w:r>
    </w:p>
    <w:p w:rsidR="00000000" w:rsidDel="00000000" w:rsidP="00000000" w:rsidRDefault="00000000" w:rsidRPr="00000000" w14:paraId="00000085">
      <w:pPr>
        <w:numPr>
          <w:ilvl w:val="0"/>
          <w:numId w:val="5"/>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720" w:hanging="360"/>
        <w:rPr>
          <w:color w:val="333333"/>
          <w:sz w:val="24"/>
          <w:szCs w:val="24"/>
          <w:highlight w:val="white"/>
          <w:u w:val="none"/>
        </w:rPr>
      </w:pPr>
      <w:r w:rsidDel="00000000" w:rsidR="00000000" w:rsidRPr="00000000">
        <w:rPr>
          <w:color w:val="333333"/>
          <w:sz w:val="24"/>
          <w:szCs w:val="24"/>
          <w:highlight w:val="white"/>
          <w:rtl w:val="0"/>
        </w:rPr>
        <w:t xml:space="preserve">Github - Shaik, Istiyak</w:t>
      </w:r>
    </w:p>
    <w:p w:rsidR="00000000" w:rsidDel="00000000" w:rsidP="00000000" w:rsidRDefault="00000000" w:rsidRPr="00000000" w14:paraId="00000086">
      <w:pPr>
        <w:numPr>
          <w:ilvl w:val="0"/>
          <w:numId w:val="5"/>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720" w:hanging="360"/>
        <w:rPr>
          <w:color w:val="333333"/>
          <w:sz w:val="24"/>
          <w:szCs w:val="24"/>
          <w:highlight w:val="white"/>
          <w:u w:val="none"/>
        </w:rPr>
      </w:pPr>
      <w:r w:rsidDel="00000000" w:rsidR="00000000" w:rsidRPr="00000000">
        <w:rPr>
          <w:color w:val="333333"/>
          <w:sz w:val="24"/>
          <w:szCs w:val="24"/>
          <w:highlight w:val="white"/>
          <w:rtl w:val="0"/>
        </w:rPr>
        <w:t xml:space="preserve">Paypal - Santosh, Vikas</w:t>
      </w:r>
    </w:p>
    <w:p w:rsidR="00000000" w:rsidDel="00000000" w:rsidP="00000000" w:rsidRDefault="00000000" w:rsidRPr="00000000" w14:paraId="00000087">
      <w:pPr>
        <w:numPr>
          <w:ilvl w:val="0"/>
          <w:numId w:val="5"/>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720" w:hanging="360"/>
        <w:rPr>
          <w:color w:val="333333"/>
          <w:sz w:val="24"/>
          <w:szCs w:val="24"/>
          <w:highlight w:val="white"/>
          <w:u w:val="none"/>
        </w:rPr>
      </w:pPr>
      <w:r w:rsidDel="00000000" w:rsidR="00000000" w:rsidRPr="00000000">
        <w:rPr>
          <w:color w:val="333333"/>
          <w:sz w:val="24"/>
          <w:szCs w:val="24"/>
          <w:highlight w:val="white"/>
          <w:rtl w:val="0"/>
        </w:rPr>
        <w:t xml:space="preserve">Google pay - ANkita, Prashant.</w:t>
      </w:r>
    </w:p>
    <w:p w:rsidR="00000000" w:rsidDel="00000000" w:rsidP="00000000" w:rsidRDefault="00000000" w:rsidRPr="00000000" w14:paraId="00000088">
      <w:pPr>
        <w:numPr>
          <w:ilvl w:val="0"/>
          <w:numId w:val="5"/>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720" w:hanging="360"/>
        <w:rPr>
          <w:color w:val="333333"/>
          <w:sz w:val="24"/>
          <w:szCs w:val="24"/>
          <w:highlight w:val="white"/>
          <w:u w:val="none"/>
        </w:rPr>
      </w:pPr>
      <w:r w:rsidDel="00000000" w:rsidR="00000000" w:rsidRPr="00000000">
        <w:rPr>
          <w:color w:val="333333"/>
          <w:sz w:val="24"/>
          <w:szCs w:val="24"/>
          <w:highlight w:val="white"/>
          <w:rtl w:val="0"/>
        </w:rPr>
        <w:t xml:space="preserve">Amazon - Shivani, Pratik.</w:t>
      </w:r>
    </w:p>
    <w:p w:rsidR="00000000" w:rsidDel="00000000" w:rsidP="00000000" w:rsidRDefault="00000000" w:rsidRPr="00000000" w14:paraId="00000089">
      <w:pPr>
        <w:numPr>
          <w:ilvl w:val="0"/>
          <w:numId w:val="5"/>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720" w:hanging="360"/>
        <w:rPr>
          <w:color w:val="333333"/>
          <w:sz w:val="24"/>
          <w:szCs w:val="24"/>
          <w:highlight w:val="white"/>
          <w:u w:val="none"/>
        </w:rPr>
      </w:pPr>
      <w:r w:rsidDel="00000000" w:rsidR="00000000" w:rsidRPr="00000000">
        <w:rPr>
          <w:color w:val="333333"/>
          <w:sz w:val="24"/>
          <w:szCs w:val="24"/>
          <w:highlight w:val="white"/>
          <w:rtl w:val="0"/>
        </w:rPr>
        <w:t xml:space="preserve">Snapchat - Jaydev, Sagar.</w:t>
      </w:r>
    </w:p>
    <w:p w:rsidR="00000000" w:rsidDel="00000000" w:rsidP="00000000" w:rsidRDefault="00000000" w:rsidRPr="00000000" w14:paraId="0000008A">
      <w:pPr>
        <w:pBdr>
          <w:top w:color="000000" w:space="0" w:sz="0" w:val="none"/>
          <w:bottom w:color="000000" w:space="0" w:sz="0" w:val="none"/>
          <w:right w:color="000000" w:space="0" w:sz="0" w:val="none"/>
          <w:between w:color="000000" w:space="0" w:sz="0" w:val="none"/>
        </w:pBdr>
        <w:shd w:fill="ffffff" w:val="clear"/>
        <w:spacing w:after="0" w:line="379.20000000000005" w:lineRule="auto"/>
        <w:ind w:left="720" w:firstLine="0"/>
        <w:rPr>
          <w:color w:val="333333"/>
          <w:sz w:val="24"/>
          <w:szCs w:val="24"/>
          <w:highlight w:val="white"/>
        </w:rPr>
      </w:pPr>
      <w:r w:rsidDel="00000000" w:rsidR="00000000" w:rsidRPr="00000000">
        <w:rPr>
          <w:rtl w:val="0"/>
        </w:rPr>
      </w:r>
    </w:p>
    <w:p w:rsidR="00000000" w:rsidDel="00000000" w:rsidP="00000000" w:rsidRDefault="00000000" w:rsidRPr="00000000" w14:paraId="0000008B">
      <w:pPr>
        <w:pBdr>
          <w:top w:color="000000" w:space="0" w:sz="0" w:val="none"/>
          <w:bottom w:color="000000" w:space="0" w:sz="0" w:val="none"/>
          <w:right w:color="000000" w:space="0" w:sz="0" w:val="none"/>
          <w:between w:color="000000" w:space="0" w:sz="0" w:val="none"/>
        </w:pBdr>
        <w:shd w:fill="ffffff" w:val="clear"/>
        <w:spacing w:after="0" w:line="379.20000000000005" w:lineRule="auto"/>
        <w:rPr>
          <w:color w:val="333333"/>
          <w:sz w:val="24"/>
          <w:szCs w:val="24"/>
          <w:highlight w:val="white"/>
        </w:rPr>
      </w:pPr>
      <w:r w:rsidDel="00000000" w:rsidR="00000000" w:rsidRPr="00000000">
        <w:rPr>
          <w:color w:val="333333"/>
          <w:sz w:val="24"/>
          <w:szCs w:val="24"/>
          <w:highlight w:val="white"/>
          <w:rtl w:val="0"/>
        </w:rPr>
        <w:t xml:space="preserve">Presentation - Pointers on how an organisation has implemented security in their org in terms of authentication, authorization, encryption, etc. </w:t>
      </w:r>
    </w:p>
    <w:p w:rsidR="00000000" w:rsidDel="00000000" w:rsidP="00000000" w:rsidRDefault="00000000" w:rsidRPr="00000000" w14:paraId="0000008C">
      <w:pPr>
        <w:pBdr>
          <w:top w:color="000000" w:space="0" w:sz="0" w:val="none"/>
          <w:bottom w:color="000000" w:space="0" w:sz="0" w:val="none"/>
          <w:right w:color="000000" w:space="0" w:sz="0" w:val="none"/>
          <w:between w:color="000000" w:space="0" w:sz="0" w:val="none"/>
        </w:pBdr>
        <w:shd w:fill="ffffff" w:val="clear"/>
        <w:spacing w:after="0" w:line="379.20000000000005" w:lineRule="auto"/>
        <w:rPr>
          <w:color w:val="333333"/>
          <w:sz w:val="24"/>
          <w:szCs w:val="24"/>
          <w:highlight w:val="white"/>
        </w:rPr>
      </w:pPr>
      <w:r w:rsidDel="00000000" w:rsidR="00000000" w:rsidRPr="00000000">
        <w:rPr>
          <w:rtl w:val="0"/>
        </w:rPr>
      </w:r>
    </w:p>
    <w:p w:rsidR="00000000" w:rsidDel="00000000" w:rsidP="00000000" w:rsidRDefault="00000000" w:rsidRPr="00000000" w14:paraId="0000008D">
      <w:pPr>
        <w:pBdr>
          <w:top w:color="000000" w:space="0" w:sz="0" w:val="none"/>
          <w:bottom w:color="000000" w:space="0" w:sz="0" w:val="none"/>
          <w:right w:color="000000" w:space="0" w:sz="0" w:val="none"/>
          <w:between w:color="000000" w:space="0" w:sz="0" w:val="none"/>
        </w:pBdr>
        <w:shd w:fill="ffffff" w:val="clear"/>
        <w:spacing w:after="0" w:line="379.20000000000005" w:lineRule="auto"/>
        <w:rPr>
          <w:color w:val="333333"/>
          <w:sz w:val="24"/>
          <w:szCs w:val="24"/>
          <w:highlight w:val="white"/>
        </w:rPr>
      </w:pPr>
      <w:r w:rsidDel="00000000" w:rsidR="00000000" w:rsidRPr="00000000">
        <w:rPr>
          <w:rtl w:val="0"/>
        </w:rPr>
      </w:r>
    </w:p>
    <w:p w:rsidR="00000000" w:rsidDel="00000000" w:rsidP="00000000" w:rsidRDefault="00000000" w:rsidRPr="00000000" w14:paraId="0000008E">
      <w:pPr>
        <w:numPr>
          <w:ilvl w:val="0"/>
          <w:numId w:val="14"/>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rFonts w:ascii="Arial" w:cs="Arial" w:eastAsia="Arial" w:hAnsi="Arial"/>
        </w:rPr>
      </w:pPr>
      <w:r w:rsidDel="00000000" w:rsidR="00000000" w:rsidRPr="00000000">
        <w:rPr>
          <w:b w:val="1"/>
          <w:color w:val="273239"/>
          <w:sz w:val="26"/>
          <w:szCs w:val="26"/>
          <w:rtl w:val="0"/>
        </w:rPr>
        <w:t xml:space="preserve">Authorization </w:t>
      </w:r>
      <w:r w:rsidDel="00000000" w:rsidR="00000000" w:rsidRPr="00000000">
        <w:rPr>
          <w:color w:val="273239"/>
          <w:sz w:val="26"/>
          <w:szCs w:val="26"/>
          <w:rtl w:val="0"/>
        </w:rPr>
        <w:t xml:space="preserve">- </w:t>
      </w:r>
      <w:r w:rsidDel="00000000" w:rsidR="00000000" w:rsidRPr="00000000">
        <w:rPr>
          <w:color w:val="333333"/>
          <w:sz w:val="24"/>
          <w:szCs w:val="24"/>
          <w:rtl w:val="0"/>
        </w:rPr>
        <w:t xml:space="preserve">It is the process of defining that a client is permitted to perform an action and also receive the services. The example of authorization is Access control.</w:t>
      </w:r>
    </w:p>
    <w:p w:rsidR="00000000" w:rsidDel="00000000" w:rsidP="00000000" w:rsidRDefault="00000000" w:rsidRPr="00000000" w14:paraId="0000008F">
      <w:pPr>
        <w:numPr>
          <w:ilvl w:val="0"/>
          <w:numId w:val="14"/>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color w:val="333333"/>
          <w:sz w:val="24"/>
          <w:szCs w:val="24"/>
          <w:u w:val="none"/>
        </w:rPr>
      </w:pPr>
      <w:r w:rsidDel="00000000" w:rsidR="00000000" w:rsidRPr="00000000">
        <w:rPr>
          <w:color w:val="333333"/>
          <w:sz w:val="24"/>
          <w:szCs w:val="24"/>
          <w:rtl w:val="0"/>
        </w:rPr>
        <w:t xml:space="preserve">I am having authorization to edit the document, and trainees are not authorised to edit this document.</w:t>
      </w:r>
    </w:p>
    <w:p w:rsidR="00000000" w:rsidDel="00000000" w:rsidP="00000000" w:rsidRDefault="00000000" w:rsidRPr="00000000" w14:paraId="00000090">
      <w:pPr>
        <w:numPr>
          <w:ilvl w:val="0"/>
          <w:numId w:val="14"/>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color w:val="333333"/>
          <w:sz w:val="24"/>
          <w:szCs w:val="24"/>
          <w:u w:val="none"/>
        </w:rPr>
      </w:pPr>
      <w:r w:rsidDel="00000000" w:rsidR="00000000" w:rsidRPr="00000000">
        <w:rPr>
          <w:color w:val="333333"/>
          <w:sz w:val="24"/>
          <w:szCs w:val="24"/>
          <w:rtl w:val="0"/>
        </w:rPr>
        <w:t xml:space="preserve">Trainees only have authorization to view only access.</w:t>
      </w:r>
    </w:p>
    <w:p w:rsidR="00000000" w:rsidDel="00000000" w:rsidP="00000000" w:rsidRDefault="00000000" w:rsidRPr="00000000" w14:paraId="00000091">
      <w:pPr>
        <w:numPr>
          <w:ilvl w:val="0"/>
          <w:numId w:val="14"/>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1080" w:hanging="360"/>
        <w:rPr>
          <w:rFonts w:ascii="Arial" w:cs="Arial" w:eastAsia="Arial" w:hAnsi="Arial"/>
        </w:rPr>
      </w:pPr>
      <w:r w:rsidDel="00000000" w:rsidR="00000000" w:rsidRPr="00000000">
        <w:rPr>
          <w:b w:val="1"/>
          <w:color w:val="273239"/>
          <w:sz w:val="26"/>
          <w:szCs w:val="26"/>
          <w:rtl w:val="0"/>
        </w:rPr>
        <w:t xml:space="preserve">Availability </w:t>
      </w:r>
      <w:r w:rsidDel="00000000" w:rsidR="00000000" w:rsidRPr="00000000">
        <w:rPr>
          <w:color w:val="273239"/>
          <w:sz w:val="26"/>
          <w:szCs w:val="26"/>
          <w:rtl w:val="0"/>
        </w:rPr>
        <w:t xml:space="preserve">- </w:t>
      </w:r>
      <w:r w:rsidDel="00000000" w:rsidR="00000000" w:rsidRPr="00000000">
        <w:rPr>
          <w:color w:val="333333"/>
          <w:sz w:val="24"/>
          <w:szCs w:val="24"/>
          <w:rtl w:val="0"/>
        </w:rPr>
        <w:t xml:space="preserve">In this, the data must be retained by an official person, and they also guarantee that the data and statement services will be ready to use whenever we need it.</w:t>
      </w:r>
      <w:r w:rsidDel="00000000" w:rsidR="00000000" w:rsidRPr="00000000">
        <w:rPr>
          <w:rtl w:val="0"/>
        </w:rPr>
      </w:r>
    </w:p>
    <w:p w:rsidR="00000000" w:rsidDel="00000000" w:rsidP="00000000" w:rsidRDefault="00000000" w:rsidRPr="00000000" w14:paraId="00000092">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333333"/>
          <w:sz w:val="24"/>
          <w:szCs w:val="24"/>
        </w:rPr>
      </w:pPr>
      <w:r w:rsidDel="00000000" w:rsidR="00000000" w:rsidRPr="00000000">
        <w:rPr>
          <w:color w:val="333333"/>
          <w:sz w:val="24"/>
          <w:szCs w:val="24"/>
          <w:rtl w:val="0"/>
        </w:rPr>
        <w:tab/>
        <w:t xml:space="preserve">How easily i can get information about ICICI bank customer details?</w:t>
      </w:r>
    </w:p>
    <w:p w:rsidR="00000000" w:rsidDel="00000000" w:rsidP="00000000" w:rsidRDefault="00000000" w:rsidRPr="00000000" w14:paraId="00000093">
      <w:pPr>
        <w:numPr>
          <w:ilvl w:val="0"/>
          <w:numId w:val="14"/>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rFonts w:ascii="Arial" w:cs="Arial" w:eastAsia="Arial" w:hAnsi="Arial"/>
        </w:rPr>
      </w:pPr>
      <w:r w:rsidDel="00000000" w:rsidR="00000000" w:rsidRPr="00000000">
        <w:rPr>
          <w:b w:val="1"/>
          <w:color w:val="273239"/>
          <w:sz w:val="26"/>
          <w:szCs w:val="26"/>
          <w:rtl w:val="0"/>
        </w:rPr>
        <w:t xml:space="preserve">Non-repudiation</w:t>
      </w:r>
      <w:r w:rsidDel="00000000" w:rsidR="00000000" w:rsidRPr="00000000">
        <w:rPr>
          <w:color w:val="273239"/>
          <w:sz w:val="26"/>
          <w:szCs w:val="26"/>
          <w:rtl w:val="0"/>
        </w:rPr>
        <w:t xml:space="preserve"> - </w:t>
      </w:r>
      <w:r w:rsidDel="00000000" w:rsidR="00000000" w:rsidRPr="00000000">
        <w:rPr>
          <w:color w:val="333333"/>
          <w:sz w:val="24"/>
          <w:szCs w:val="24"/>
          <w:rtl w:val="0"/>
        </w:rPr>
        <w:t xml:space="preserve">It is used as a reference to digital security, and it a way of assurance that the sender of a message cannot disagree with having sent the message and that the recipient cannot repudiate having received the message.</w:t>
      </w:r>
      <w:r w:rsidDel="00000000" w:rsidR="00000000" w:rsidRPr="00000000">
        <w:rPr>
          <w:rtl w:val="0"/>
        </w:rPr>
      </w:r>
    </w:p>
    <w:p w:rsidR="00000000" w:rsidDel="00000000" w:rsidP="00000000" w:rsidRDefault="00000000" w:rsidRPr="00000000" w14:paraId="00000094">
      <w:pPr>
        <w:numPr>
          <w:ilvl w:val="0"/>
          <w:numId w:val="14"/>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1080" w:hanging="360"/>
        <w:rPr>
          <w:color w:val="333333"/>
          <w:sz w:val="24"/>
          <w:szCs w:val="24"/>
          <w:u w:val="none"/>
        </w:rPr>
      </w:pPr>
      <w:r w:rsidDel="00000000" w:rsidR="00000000" w:rsidRPr="00000000">
        <w:rPr>
          <w:color w:val="333333"/>
          <w:sz w:val="24"/>
          <w:szCs w:val="24"/>
          <w:rtl w:val="0"/>
        </w:rPr>
        <w:t xml:space="preserve">Examples - phonepe, Facebook messenger, slack, gmail.</w:t>
      </w:r>
      <w:r w:rsidDel="00000000" w:rsidR="00000000" w:rsidRPr="00000000">
        <w:rPr>
          <w:rtl w:val="0"/>
        </w:rPr>
      </w:r>
    </w:p>
    <w:p w:rsidR="00000000" w:rsidDel="00000000" w:rsidP="00000000" w:rsidRDefault="00000000" w:rsidRPr="00000000" w14:paraId="00000095">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333333"/>
          <w:sz w:val="24"/>
          <w:szCs w:val="24"/>
        </w:rPr>
      </w:pPr>
      <w:r w:rsidDel="00000000" w:rsidR="00000000" w:rsidRPr="00000000">
        <w:rPr>
          <w:color w:val="333333"/>
          <w:sz w:val="24"/>
          <w:szCs w:val="24"/>
          <w:rtl w:val="0"/>
        </w:rPr>
        <w:tab/>
        <w:t xml:space="preserve">Transaction - of money, messages, chat windows, </w:t>
      </w:r>
    </w:p>
    <w:p w:rsidR="00000000" w:rsidDel="00000000" w:rsidP="00000000" w:rsidRDefault="00000000" w:rsidRPr="00000000" w14:paraId="00000096">
      <w:pPr>
        <w:numPr>
          <w:ilvl w:val="0"/>
          <w:numId w:val="14"/>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1080" w:hanging="360"/>
        <w:rPr>
          <w:color w:val="333333"/>
          <w:sz w:val="20"/>
          <w:szCs w:val="20"/>
        </w:rPr>
      </w:pPr>
      <w:r w:rsidDel="00000000" w:rsidR="00000000" w:rsidRPr="00000000">
        <w:rPr>
          <w:color w:val="1f1f1f"/>
          <w:sz w:val="26"/>
          <w:szCs w:val="26"/>
          <w:highlight w:val="white"/>
          <w:rtl w:val="0"/>
        </w:rPr>
        <w:t xml:space="preserve">It combines authentication and integrity: non-repudiation authenticates the identity of a user who performs a transaction, and ensures the integrity of that transaction.</w:t>
      </w:r>
      <w:r w:rsidDel="00000000" w:rsidR="00000000" w:rsidRPr="00000000">
        <w:rPr>
          <w:rtl w:val="0"/>
        </w:rPr>
      </w:r>
    </w:p>
    <w:p w:rsidR="00000000" w:rsidDel="00000000" w:rsidP="00000000" w:rsidRDefault="00000000" w:rsidRPr="00000000" w14:paraId="00000097">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360" w:line="375" w:lineRule="auto"/>
        <w:rPr>
          <w:b w:val="1"/>
          <w:color w:val="273239"/>
        </w:rPr>
      </w:pPr>
      <w:bookmarkStart w:colFirst="0" w:colLast="0" w:name="_heading=h.4d34og8" w:id="17"/>
      <w:bookmarkEnd w:id="17"/>
      <w:r w:rsidDel="00000000" w:rsidR="00000000" w:rsidRPr="00000000">
        <w:rPr>
          <w:rtl w:val="0"/>
        </w:rPr>
      </w:r>
    </w:p>
    <w:p w:rsidR="00000000" w:rsidDel="00000000" w:rsidP="00000000" w:rsidRDefault="00000000" w:rsidRPr="00000000" w14:paraId="00000098">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360" w:line="375" w:lineRule="auto"/>
        <w:rPr>
          <w:b w:val="1"/>
          <w:color w:val="273239"/>
        </w:rPr>
      </w:pPr>
      <w:bookmarkStart w:colFirst="0" w:colLast="0" w:name="_heading=h.2s8eyo1" w:id="18"/>
      <w:bookmarkEnd w:id="18"/>
      <w:r w:rsidDel="00000000" w:rsidR="00000000" w:rsidRPr="00000000">
        <w:rPr>
          <w:rtl w:val="0"/>
        </w:rPr>
      </w:r>
    </w:p>
    <w:p w:rsidR="00000000" w:rsidDel="00000000" w:rsidP="00000000" w:rsidRDefault="00000000" w:rsidRPr="00000000" w14:paraId="00000099">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360" w:line="375" w:lineRule="auto"/>
        <w:rPr>
          <w:b w:val="1"/>
          <w:color w:val="273239"/>
        </w:rPr>
      </w:pPr>
      <w:bookmarkStart w:colFirst="0" w:colLast="0" w:name="_heading=h.17dp8vu" w:id="19"/>
      <w:bookmarkEnd w:id="19"/>
      <w:r w:rsidDel="00000000" w:rsidR="00000000" w:rsidRPr="00000000">
        <w:rPr>
          <w:b w:val="1"/>
          <w:color w:val="273239"/>
          <w:rtl w:val="0"/>
        </w:rPr>
        <w:t xml:space="preserve">Types of Security Testing:</w:t>
      </w:r>
    </w:p>
    <w:p w:rsidR="00000000" w:rsidDel="00000000" w:rsidP="00000000" w:rsidRDefault="00000000" w:rsidRPr="00000000" w14:paraId="0000009A">
      <w:pPr>
        <w:numPr>
          <w:ilvl w:val="0"/>
          <w:numId w:val="12"/>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1080" w:hanging="360"/>
        <w:rPr/>
      </w:pPr>
      <w:r w:rsidDel="00000000" w:rsidR="00000000" w:rsidRPr="00000000">
        <w:rPr>
          <w:b w:val="1"/>
          <w:color w:val="273239"/>
          <w:sz w:val="26"/>
          <w:szCs w:val="26"/>
          <w:rtl w:val="0"/>
        </w:rPr>
        <w:t xml:space="preserve">Vulnerability Scanning:</w:t>
      </w:r>
      <w:r w:rsidDel="00000000" w:rsidR="00000000" w:rsidRPr="00000000">
        <w:rPr>
          <w:color w:val="273239"/>
          <w:sz w:val="26"/>
          <w:szCs w:val="26"/>
          <w:rtl w:val="0"/>
        </w:rPr>
        <w:t xml:space="preserve"> Vulnerability scanning is performed with the help of automated software to scan a system to detect known vulnerability patterns.</w:t>
      </w:r>
      <w:r w:rsidDel="00000000" w:rsidR="00000000" w:rsidRPr="00000000">
        <w:rPr>
          <w:rtl w:val="0"/>
        </w:rPr>
      </w:r>
    </w:p>
    <w:p w:rsidR="00000000" w:rsidDel="00000000" w:rsidP="00000000" w:rsidRDefault="00000000" w:rsidRPr="00000000" w14:paraId="0000009B">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273239"/>
          <w:sz w:val="26"/>
          <w:szCs w:val="26"/>
        </w:rPr>
      </w:pPr>
      <w:r w:rsidDel="00000000" w:rsidR="00000000" w:rsidRPr="00000000">
        <w:rPr>
          <w:color w:val="273239"/>
          <w:sz w:val="26"/>
          <w:szCs w:val="26"/>
          <w:rtl w:val="0"/>
        </w:rPr>
        <w:tab/>
        <w:t xml:space="preserve">      Tool name - OWASP ZAP - Scanning, Burp Suite</w:t>
      </w:r>
    </w:p>
    <w:p w:rsidR="00000000" w:rsidDel="00000000" w:rsidP="00000000" w:rsidRDefault="00000000" w:rsidRPr="00000000" w14:paraId="0000009C">
      <w:pPr>
        <w:numPr>
          <w:ilvl w:val="0"/>
          <w:numId w:val="12"/>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1080" w:hanging="360"/>
        <w:rPr/>
      </w:pPr>
      <w:r w:rsidDel="00000000" w:rsidR="00000000" w:rsidRPr="00000000">
        <w:rPr>
          <w:b w:val="1"/>
          <w:color w:val="273239"/>
          <w:sz w:val="26"/>
          <w:szCs w:val="26"/>
          <w:rtl w:val="0"/>
        </w:rPr>
        <w:t xml:space="preserve">Security Scanning:</w:t>
      </w:r>
      <w:r w:rsidDel="00000000" w:rsidR="00000000" w:rsidRPr="00000000">
        <w:rPr>
          <w:color w:val="273239"/>
          <w:sz w:val="26"/>
          <w:szCs w:val="26"/>
          <w:rtl w:val="0"/>
        </w:rPr>
        <w:t xml:space="preserve"> Security scanning is the identification of network and system weaknesses. Later on, it provides solutions for reducing these defects or risks. Security scanning can be carried out in both manual and automated ways.</w:t>
      </w:r>
    </w:p>
    <w:p w:rsidR="00000000" w:rsidDel="00000000" w:rsidP="00000000" w:rsidRDefault="00000000" w:rsidRPr="00000000" w14:paraId="0000009D">
      <w:pPr>
        <w:numPr>
          <w:ilvl w:val="0"/>
          <w:numId w:val="12"/>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1080" w:hanging="360"/>
        <w:rPr/>
      </w:pPr>
      <w:r w:rsidDel="00000000" w:rsidR="00000000" w:rsidRPr="00000000">
        <w:rPr>
          <w:b w:val="1"/>
          <w:color w:val="273239"/>
          <w:sz w:val="26"/>
          <w:szCs w:val="26"/>
          <w:rtl w:val="0"/>
        </w:rPr>
        <w:t xml:space="preserve">Penetration Testing:</w:t>
      </w:r>
      <w:r w:rsidDel="00000000" w:rsidR="00000000" w:rsidRPr="00000000">
        <w:rPr>
          <w:color w:val="273239"/>
          <w:sz w:val="26"/>
          <w:szCs w:val="26"/>
          <w:rtl w:val="0"/>
        </w:rPr>
        <w:t xml:space="preserve"> Penetration testing is the </w:t>
      </w:r>
      <w:r w:rsidDel="00000000" w:rsidR="00000000" w:rsidRPr="00000000">
        <w:rPr>
          <w:b w:val="1"/>
          <w:color w:val="273239"/>
          <w:sz w:val="26"/>
          <w:szCs w:val="26"/>
          <w:rtl w:val="0"/>
        </w:rPr>
        <w:t xml:space="preserve">simulation </w:t>
      </w:r>
      <w:r w:rsidDel="00000000" w:rsidR="00000000" w:rsidRPr="00000000">
        <w:rPr>
          <w:color w:val="273239"/>
          <w:sz w:val="26"/>
          <w:szCs w:val="26"/>
          <w:rtl w:val="0"/>
        </w:rPr>
        <w:t xml:space="preserve">of the attack from a malicious hacker. It includes an analysis of a particular system to examine for potential vulnerabilities from a malicious hacker who attempts to hack the system.</w:t>
      </w:r>
      <w:r w:rsidDel="00000000" w:rsidR="00000000" w:rsidRPr="00000000">
        <w:rPr>
          <w:rtl w:val="0"/>
        </w:rPr>
      </w:r>
    </w:p>
    <w:p w:rsidR="00000000" w:rsidDel="00000000" w:rsidP="00000000" w:rsidRDefault="00000000" w:rsidRPr="00000000" w14:paraId="0000009E">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273239"/>
          <w:sz w:val="26"/>
          <w:szCs w:val="26"/>
        </w:rPr>
      </w:pPr>
      <w:r w:rsidDel="00000000" w:rsidR="00000000" w:rsidRPr="00000000">
        <w:rPr>
          <w:color w:val="273239"/>
          <w:sz w:val="26"/>
          <w:szCs w:val="26"/>
          <w:rtl w:val="0"/>
        </w:rPr>
        <w:tab/>
        <w:t xml:space="preserve">Password - iot1234!</w:t>
      </w:r>
    </w:p>
    <w:p w:rsidR="00000000" w:rsidDel="00000000" w:rsidP="00000000" w:rsidRDefault="00000000" w:rsidRPr="00000000" w14:paraId="0000009F">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273239"/>
          <w:sz w:val="26"/>
          <w:szCs w:val="26"/>
        </w:rPr>
      </w:pPr>
      <w:r w:rsidDel="00000000" w:rsidR="00000000" w:rsidRPr="00000000">
        <w:rPr>
          <w:color w:val="273239"/>
          <w:sz w:val="26"/>
          <w:szCs w:val="26"/>
          <w:rtl w:val="0"/>
        </w:rPr>
        <w:tab/>
        <w:t xml:space="preserve">Key - 2 </w:t>
      </w:r>
    </w:p>
    <w:p w:rsidR="00000000" w:rsidDel="00000000" w:rsidP="00000000" w:rsidRDefault="00000000" w:rsidRPr="00000000" w14:paraId="000000A0">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273239"/>
          <w:sz w:val="26"/>
          <w:szCs w:val="26"/>
        </w:rPr>
      </w:pPr>
      <w:r w:rsidDel="00000000" w:rsidR="00000000" w:rsidRPr="00000000">
        <w:rPr>
          <w:color w:val="273239"/>
          <w:sz w:val="26"/>
          <w:szCs w:val="26"/>
          <w:rtl w:val="0"/>
        </w:rPr>
        <w:tab/>
        <w:t xml:space="preserve">Cryptographed password - kqv345#</w:t>
      </w:r>
    </w:p>
    <w:p w:rsidR="00000000" w:rsidDel="00000000" w:rsidP="00000000" w:rsidRDefault="00000000" w:rsidRPr="00000000" w14:paraId="000000A1">
      <w:pPr>
        <w:numPr>
          <w:ilvl w:val="0"/>
          <w:numId w:val="12"/>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b w:val="1"/>
          <w:color w:val="273239"/>
          <w:sz w:val="26"/>
          <w:szCs w:val="26"/>
          <w:rtl w:val="0"/>
        </w:rPr>
        <w:t xml:space="preserve">Risk Assessment:</w:t>
      </w:r>
      <w:r w:rsidDel="00000000" w:rsidR="00000000" w:rsidRPr="00000000">
        <w:rPr>
          <w:color w:val="273239"/>
          <w:sz w:val="26"/>
          <w:szCs w:val="26"/>
          <w:rtl w:val="0"/>
        </w:rPr>
        <w:t xml:space="preserve"> In risk assessment testing security risks observed in the organisation are analysed. Risks are classified into three categories i.e., low, medium, and high. This testing endorses controls and measures to minimise the risk.</w:t>
      </w:r>
      <w:r w:rsidDel="00000000" w:rsidR="00000000" w:rsidRPr="00000000">
        <w:rPr>
          <w:rtl w:val="0"/>
        </w:rPr>
      </w:r>
    </w:p>
    <w:p w:rsidR="00000000" w:rsidDel="00000000" w:rsidP="00000000" w:rsidRDefault="00000000" w:rsidRPr="00000000" w14:paraId="000000A2">
      <w:pPr>
        <w:numPr>
          <w:ilvl w:val="0"/>
          <w:numId w:val="12"/>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b w:val="1"/>
          <w:color w:val="273239"/>
          <w:sz w:val="26"/>
          <w:szCs w:val="26"/>
          <w:rtl w:val="0"/>
        </w:rPr>
        <w:t xml:space="preserve">Security Auditing:</w:t>
      </w:r>
      <w:r w:rsidDel="00000000" w:rsidR="00000000" w:rsidRPr="00000000">
        <w:rPr>
          <w:color w:val="273239"/>
          <w:sz w:val="26"/>
          <w:szCs w:val="26"/>
          <w:rtl w:val="0"/>
        </w:rPr>
        <w:t xml:space="preserve"> Security auditing is an internal inspection of applications and operating systems for security defects. An audit can also be carried out via line-by-line checking of code.</w:t>
      </w:r>
      <w:r w:rsidDel="00000000" w:rsidR="00000000" w:rsidRPr="00000000">
        <w:rPr>
          <w:rtl w:val="0"/>
        </w:rPr>
      </w:r>
    </w:p>
    <w:p w:rsidR="00000000" w:rsidDel="00000000" w:rsidP="00000000" w:rsidRDefault="00000000" w:rsidRPr="00000000" w14:paraId="000000A3">
      <w:pPr>
        <w:numPr>
          <w:ilvl w:val="0"/>
          <w:numId w:val="12"/>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b w:val="1"/>
          <w:color w:val="273239"/>
          <w:sz w:val="26"/>
          <w:szCs w:val="26"/>
          <w:rtl w:val="0"/>
        </w:rPr>
        <w:t xml:space="preserve">Ethical Hacking:</w:t>
      </w:r>
      <w:r w:rsidDel="00000000" w:rsidR="00000000" w:rsidRPr="00000000">
        <w:rPr>
          <w:color w:val="273239"/>
          <w:sz w:val="26"/>
          <w:szCs w:val="26"/>
          <w:rtl w:val="0"/>
        </w:rPr>
        <w:t xml:space="preserve"> Ethical hacking is different from malicious hacking. The purpose of ethical hacking is to expose security flaws in the organisation’s system.</w:t>
      </w:r>
      <w:r w:rsidDel="00000000" w:rsidR="00000000" w:rsidRPr="00000000">
        <w:rPr>
          <w:rtl w:val="0"/>
        </w:rPr>
      </w:r>
    </w:p>
    <w:p w:rsidR="00000000" w:rsidDel="00000000" w:rsidP="00000000" w:rsidRDefault="00000000" w:rsidRPr="00000000" w14:paraId="000000A4">
      <w:pPr>
        <w:numPr>
          <w:ilvl w:val="0"/>
          <w:numId w:val="12"/>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b w:val="1"/>
          <w:color w:val="273239"/>
          <w:sz w:val="26"/>
          <w:szCs w:val="26"/>
          <w:rtl w:val="0"/>
        </w:rPr>
        <w:t xml:space="preserve">Posture Assessment:</w:t>
      </w:r>
      <w:r w:rsidDel="00000000" w:rsidR="00000000" w:rsidRPr="00000000">
        <w:rPr>
          <w:color w:val="273239"/>
          <w:sz w:val="26"/>
          <w:szCs w:val="26"/>
          <w:rtl w:val="0"/>
        </w:rPr>
        <w:t xml:space="preserve"> It combines security scanning, ethical hacking, and risk assessments to provide an overall security posture of an application.</w:t>
      </w:r>
      <w:r w:rsidDel="00000000" w:rsidR="00000000" w:rsidRPr="00000000">
        <w:rPr>
          <w:rtl w:val="0"/>
        </w:rPr>
      </w:r>
    </w:p>
    <w:p w:rsidR="00000000" w:rsidDel="00000000" w:rsidP="00000000" w:rsidRDefault="00000000" w:rsidRPr="00000000" w14:paraId="000000A5">
      <w:pPr>
        <w:numPr>
          <w:ilvl w:val="0"/>
          <w:numId w:val="12"/>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b w:val="1"/>
          <w:color w:val="273239"/>
          <w:sz w:val="26"/>
          <w:szCs w:val="26"/>
          <w:rtl w:val="0"/>
        </w:rPr>
        <w:t xml:space="preserve">Network security testing</w:t>
      </w:r>
      <w:r w:rsidDel="00000000" w:rsidR="00000000" w:rsidRPr="00000000">
        <w:rPr>
          <w:color w:val="273239"/>
          <w:sz w:val="26"/>
          <w:szCs w:val="26"/>
          <w:rtl w:val="0"/>
        </w:rPr>
        <w:t xml:space="preserve">: Network security testing is a type of testing that focuses on identifying vulnerabilities in the network infrastructure. It includes testing firewalls, routers, and other network devices to identify potential vulnerabilities.</w:t>
      </w:r>
      <w:r w:rsidDel="00000000" w:rsidR="00000000" w:rsidRPr="00000000">
        <w:rPr>
          <w:rtl w:val="0"/>
        </w:rPr>
      </w:r>
    </w:p>
    <w:p w:rsidR="00000000" w:rsidDel="00000000" w:rsidP="00000000" w:rsidRDefault="00000000" w:rsidRPr="00000000" w14:paraId="000000A6">
      <w:pPr>
        <w:numPr>
          <w:ilvl w:val="0"/>
          <w:numId w:val="12"/>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color w:val="273239"/>
          <w:sz w:val="26"/>
          <w:szCs w:val="26"/>
          <w:u w:val="none"/>
        </w:rPr>
      </w:pPr>
      <w:r w:rsidDel="00000000" w:rsidR="00000000" w:rsidRPr="00000000">
        <w:rPr>
          <w:b w:val="1"/>
          <w:color w:val="273239"/>
          <w:sz w:val="26"/>
          <w:szCs w:val="26"/>
          <w:rtl w:val="0"/>
        </w:rPr>
        <w:t xml:space="preserve">API security Testing</w:t>
      </w:r>
      <w:r w:rsidDel="00000000" w:rsidR="00000000" w:rsidRPr="00000000">
        <w:rPr>
          <w:color w:val="273239"/>
          <w:sz w:val="26"/>
          <w:szCs w:val="26"/>
          <w:rtl w:val="0"/>
        </w:rPr>
        <w:t xml:space="preserve"> - Using postman we can do Security testing, by testing the authentication, authorization of the API’s.</w:t>
      </w:r>
    </w:p>
    <w:p w:rsidR="00000000" w:rsidDel="00000000" w:rsidP="00000000" w:rsidRDefault="00000000" w:rsidRPr="00000000" w14:paraId="000000A7">
      <w:pPr>
        <w:pBdr>
          <w:top w:color="000000" w:space="0" w:sz="0" w:val="none"/>
          <w:bottom w:color="000000" w:space="0" w:sz="0" w:val="none"/>
          <w:right w:color="000000" w:space="0" w:sz="0" w:val="none"/>
          <w:between w:color="000000" w:space="0" w:sz="0" w:val="none"/>
        </w:pBdr>
        <w:shd w:fill="ffffff" w:val="clear"/>
        <w:spacing w:after="0" w:line="379.20000000000005" w:lineRule="auto"/>
        <w:ind w:left="720" w:firstLine="0"/>
        <w:rPr>
          <w:color w:val="273239"/>
          <w:sz w:val="26"/>
          <w:szCs w:val="26"/>
        </w:rPr>
      </w:pPr>
      <w:r w:rsidDel="00000000" w:rsidR="00000000" w:rsidRPr="00000000">
        <w:rPr>
          <w:color w:val="273239"/>
          <w:sz w:val="26"/>
          <w:szCs w:val="26"/>
          <w:rtl w:val="0"/>
        </w:rPr>
        <w:t xml:space="preserve">APi will also have tokens(passwords). </w:t>
      </w:r>
    </w:p>
    <w:p w:rsidR="00000000" w:rsidDel="00000000" w:rsidP="00000000" w:rsidRDefault="00000000" w:rsidRPr="00000000" w14:paraId="000000A8">
      <w:pPr>
        <w:pBdr>
          <w:top w:color="000000" w:space="0" w:sz="0" w:val="none"/>
          <w:bottom w:color="000000" w:space="0" w:sz="0" w:val="none"/>
          <w:right w:color="000000" w:space="0" w:sz="0" w:val="none"/>
          <w:between w:color="000000" w:space="0" w:sz="0" w:val="none"/>
        </w:pBdr>
        <w:shd w:fill="ffffff" w:val="clear"/>
        <w:spacing w:after="0" w:line="379.20000000000005" w:lineRule="auto"/>
        <w:ind w:left="720" w:firstLine="0"/>
        <w:rPr>
          <w:color w:val="273239"/>
          <w:sz w:val="26"/>
          <w:szCs w:val="26"/>
        </w:rPr>
      </w:pPr>
      <w:r w:rsidDel="00000000" w:rsidR="00000000" w:rsidRPr="00000000">
        <w:rPr>
          <w:color w:val="273239"/>
          <w:sz w:val="26"/>
          <w:szCs w:val="26"/>
          <w:rtl w:val="0"/>
        </w:rPr>
        <w:t xml:space="preserve">WHen u test ur API’s with tokens , then ur testing the authentication.</w:t>
      </w:r>
    </w:p>
    <w:p w:rsidR="00000000" w:rsidDel="00000000" w:rsidP="00000000" w:rsidRDefault="00000000" w:rsidRPr="00000000" w14:paraId="000000A9">
      <w:pPr>
        <w:numPr>
          <w:ilvl w:val="0"/>
          <w:numId w:val="12"/>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1080" w:hanging="360"/>
        <w:rPr>
          <w:color w:val="273239"/>
          <w:sz w:val="26"/>
          <w:szCs w:val="26"/>
          <w:u w:val="none"/>
        </w:rPr>
      </w:pPr>
      <w:r w:rsidDel="00000000" w:rsidR="00000000" w:rsidRPr="00000000">
        <w:rPr>
          <w:color w:val="273239"/>
          <w:sz w:val="26"/>
          <w:szCs w:val="26"/>
          <w:rtl w:val="0"/>
        </w:rPr>
        <w:t xml:space="preserve">Make sure that all the 3 layers are secured </w:t>
      </w:r>
      <w:r w:rsidDel="00000000" w:rsidR="00000000" w:rsidRPr="00000000">
        <w:rPr>
          <w:b w:val="1"/>
          <w:color w:val="273239"/>
          <w:sz w:val="26"/>
          <w:szCs w:val="26"/>
          <w:rtl w:val="0"/>
        </w:rPr>
        <w:t xml:space="preserve">individually </w:t>
      </w:r>
      <w:r w:rsidDel="00000000" w:rsidR="00000000" w:rsidRPr="00000000">
        <w:rPr>
          <w:color w:val="273239"/>
          <w:sz w:val="26"/>
          <w:szCs w:val="26"/>
          <w:rtl w:val="0"/>
        </w:rPr>
        <w:t xml:space="preserve">and in </w:t>
      </w:r>
      <w:r w:rsidDel="00000000" w:rsidR="00000000" w:rsidRPr="00000000">
        <w:rPr>
          <w:b w:val="1"/>
          <w:color w:val="273239"/>
          <w:sz w:val="26"/>
          <w:szCs w:val="26"/>
          <w:rtl w:val="0"/>
        </w:rPr>
        <w:t xml:space="preserve">Integration</w:t>
      </w:r>
      <w:r w:rsidDel="00000000" w:rsidR="00000000" w:rsidRPr="00000000">
        <w:rPr>
          <w:color w:val="273239"/>
          <w:sz w:val="26"/>
          <w:szCs w:val="26"/>
          <w:rtl w:val="0"/>
        </w:rPr>
        <w:t xml:space="preserve">.(Component Testing, Integration Testing wrt Security)</w:t>
      </w:r>
      <w:r w:rsidDel="00000000" w:rsidR="00000000" w:rsidRPr="00000000">
        <w:rPr>
          <w:rtl w:val="0"/>
        </w:rPr>
      </w:r>
    </w:p>
    <w:p w:rsidR="00000000" w:rsidDel="00000000" w:rsidP="00000000" w:rsidRDefault="00000000" w:rsidRPr="00000000" w14:paraId="000000AA">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0" w:firstLine="0"/>
        <w:rPr>
          <w:color w:val="273239"/>
          <w:sz w:val="26"/>
          <w:szCs w:val="26"/>
        </w:rPr>
      </w:pPr>
      <w:r w:rsidDel="00000000" w:rsidR="00000000" w:rsidRPr="00000000">
        <w:rPr>
          <w:color w:val="273239"/>
          <w:sz w:val="26"/>
          <w:szCs w:val="26"/>
          <w:rtl w:val="0"/>
        </w:rPr>
        <w:t xml:space="preserve">Investigate the Security of the application and explain how security is approached in a particular app.</w:t>
      </w:r>
    </w:p>
    <w:p w:rsidR="00000000" w:rsidDel="00000000" w:rsidP="00000000" w:rsidRDefault="00000000" w:rsidRPr="00000000" w14:paraId="000000AB">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0" w:firstLine="0"/>
        <w:rPr>
          <w:color w:val="273239"/>
          <w:sz w:val="26"/>
          <w:szCs w:val="26"/>
        </w:rPr>
      </w:pPr>
      <w:r w:rsidDel="00000000" w:rsidR="00000000" w:rsidRPr="00000000">
        <w:rPr>
          <w:rtl w:val="0"/>
        </w:rPr>
      </w:r>
    </w:p>
    <w:p w:rsidR="00000000" w:rsidDel="00000000" w:rsidP="00000000" w:rsidRDefault="00000000" w:rsidRPr="00000000" w14:paraId="000000AC">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0" w:firstLine="0"/>
        <w:rPr>
          <w:color w:val="273239"/>
          <w:sz w:val="26"/>
          <w:szCs w:val="26"/>
        </w:rPr>
      </w:pPr>
      <w:r w:rsidDel="00000000" w:rsidR="00000000" w:rsidRPr="00000000">
        <w:rPr>
          <w:color w:val="273239"/>
          <w:sz w:val="26"/>
          <w:szCs w:val="26"/>
          <w:rtl w:val="0"/>
        </w:rPr>
        <w:t xml:space="preserve">1.Github - Anjali , Khalid, shibham gaikwad, Jani , Kanishk</w:t>
      </w:r>
    </w:p>
    <w:p w:rsidR="00000000" w:rsidDel="00000000" w:rsidP="00000000" w:rsidRDefault="00000000" w:rsidRPr="00000000" w14:paraId="000000AD">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0" w:firstLine="0"/>
        <w:rPr>
          <w:color w:val="273239"/>
          <w:sz w:val="26"/>
          <w:szCs w:val="26"/>
        </w:rPr>
      </w:pPr>
      <w:r w:rsidDel="00000000" w:rsidR="00000000" w:rsidRPr="00000000">
        <w:rPr>
          <w:color w:val="273239"/>
          <w:sz w:val="26"/>
          <w:szCs w:val="26"/>
          <w:rtl w:val="0"/>
        </w:rPr>
        <w:t xml:space="preserve">2.Facebook - Alekya, ABhishek baral, Prince, Rajit , Sakshi</w:t>
      </w:r>
    </w:p>
    <w:p w:rsidR="00000000" w:rsidDel="00000000" w:rsidP="00000000" w:rsidRDefault="00000000" w:rsidRPr="00000000" w14:paraId="000000AE">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0" w:firstLine="0"/>
        <w:rPr>
          <w:color w:val="273239"/>
          <w:sz w:val="26"/>
          <w:szCs w:val="26"/>
        </w:rPr>
      </w:pPr>
      <w:r w:rsidDel="00000000" w:rsidR="00000000" w:rsidRPr="00000000">
        <w:rPr>
          <w:color w:val="273239"/>
          <w:sz w:val="26"/>
          <w:szCs w:val="26"/>
          <w:rtl w:val="0"/>
        </w:rPr>
        <w:t xml:space="preserve">3.Instagram - Ritick, Tanfeez, Vaishnavi, Goutam,Kavita.</w:t>
      </w:r>
    </w:p>
    <w:p w:rsidR="00000000" w:rsidDel="00000000" w:rsidP="00000000" w:rsidRDefault="00000000" w:rsidRPr="00000000" w14:paraId="000000AF">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0" w:firstLine="0"/>
        <w:rPr>
          <w:color w:val="273239"/>
          <w:sz w:val="26"/>
          <w:szCs w:val="26"/>
        </w:rPr>
      </w:pPr>
      <w:r w:rsidDel="00000000" w:rsidR="00000000" w:rsidRPr="00000000">
        <w:rPr>
          <w:color w:val="273239"/>
          <w:sz w:val="26"/>
          <w:szCs w:val="26"/>
          <w:rtl w:val="0"/>
        </w:rPr>
        <w:t xml:space="preserve">4. PhonePe - Shivam, Rajesh, Sharmila, Karan, Rohan</w:t>
      </w:r>
    </w:p>
    <w:p w:rsidR="00000000" w:rsidDel="00000000" w:rsidP="00000000" w:rsidRDefault="00000000" w:rsidRPr="00000000" w14:paraId="000000B0">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0" w:firstLine="0"/>
        <w:rPr>
          <w:color w:val="273239"/>
          <w:sz w:val="26"/>
          <w:szCs w:val="26"/>
        </w:rPr>
      </w:pPr>
      <w:r w:rsidDel="00000000" w:rsidR="00000000" w:rsidRPr="00000000">
        <w:rPr>
          <w:color w:val="273239"/>
          <w:sz w:val="26"/>
          <w:szCs w:val="26"/>
          <w:rtl w:val="0"/>
        </w:rPr>
        <w:t xml:space="preserve">5. Gmail - Hirak, Annie, Shubham srivastav, Ragini, </w:t>
      </w:r>
    </w:p>
    <w:p w:rsidR="00000000" w:rsidDel="00000000" w:rsidP="00000000" w:rsidRDefault="00000000" w:rsidRPr="00000000" w14:paraId="000000B1">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0" w:firstLine="0"/>
        <w:rPr>
          <w:color w:val="273239"/>
          <w:sz w:val="26"/>
          <w:szCs w:val="26"/>
        </w:rPr>
      </w:pPr>
      <w:r w:rsidDel="00000000" w:rsidR="00000000" w:rsidRPr="00000000">
        <w:rPr>
          <w:rtl w:val="0"/>
        </w:rPr>
      </w:r>
    </w:p>
    <w:p w:rsidR="00000000" w:rsidDel="00000000" w:rsidP="00000000" w:rsidRDefault="00000000" w:rsidRPr="00000000" w14:paraId="000000B2">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0" w:firstLine="0"/>
        <w:rPr>
          <w:color w:val="273239"/>
          <w:sz w:val="26"/>
          <w:szCs w:val="26"/>
        </w:rPr>
      </w:pPr>
      <w:r w:rsidDel="00000000" w:rsidR="00000000" w:rsidRPr="00000000">
        <w:rPr>
          <w:color w:val="273239"/>
          <w:sz w:val="26"/>
          <w:szCs w:val="26"/>
        </w:rPr>
        <w:drawing>
          <wp:inline distB="114300" distT="114300" distL="114300" distR="114300">
            <wp:extent cx="5353050" cy="2219325"/>
            <wp:effectExtent b="0" l="0" r="0" t="0"/>
            <wp:docPr id="1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5305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0" w:firstLine="0"/>
        <w:rPr>
          <w:color w:val="273239"/>
          <w:sz w:val="26"/>
          <w:szCs w:val="26"/>
        </w:rPr>
      </w:pPr>
      <w:r w:rsidDel="00000000" w:rsidR="00000000" w:rsidRPr="00000000">
        <w:rPr>
          <w:rtl w:val="0"/>
        </w:rPr>
      </w:r>
    </w:p>
    <w:p w:rsidR="00000000" w:rsidDel="00000000" w:rsidP="00000000" w:rsidRDefault="00000000" w:rsidRPr="00000000" w14:paraId="000000B4">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0" w:firstLine="0"/>
        <w:rPr>
          <w:color w:val="273239"/>
          <w:sz w:val="26"/>
          <w:szCs w:val="26"/>
        </w:rPr>
      </w:pPr>
      <w:r w:rsidDel="00000000" w:rsidR="00000000" w:rsidRPr="00000000">
        <w:rPr>
          <w:rtl w:val="0"/>
        </w:rPr>
      </w:r>
    </w:p>
    <w:p w:rsidR="00000000" w:rsidDel="00000000" w:rsidP="00000000" w:rsidRDefault="00000000" w:rsidRPr="00000000" w14:paraId="000000B5">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0" w:firstLine="0"/>
        <w:rPr>
          <w:color w:val="273239"/>
          <w:sz w:val="26"/>
          <w:szCs w:val="26"/>
        </w:rPr>
      </w:pPr>
      <w:r w:rsidDel="00000000" w:rsidR="00000000" w:rsidRPr="00000000">
        <w:rPr>
          <w:rtl w:val="0"/>
        </w:rPr>
      </w:r>
    </w:p>
    <w:p w:rsidR="00000000" w:rsidDel="00000000" w:rsidP="00000000" w:rsidRDefault="00000000" w:rsidRPr="00000000" w14:paraId="000000B6">
      <w:pPr>
        <w:ind w:left="0" w:firstLine="0"/>
        <w:rPr>
          <w:b w:val="1"/>
          <w:sz w:val="28"/>
          <w:szCs w:val="28"/>
        </w:rPr>
      </w:pPr>
      <w:r w:rsidDel="00000000" w:rsidR="00000000" w:rsidRPr="00000000">
        <w:rPr>
          <w:b w:val="1"/>
          <w:sz w:val="28"/>
          <w:szCs w:val="28"/>
          <w:rtl w:val="0"/>
        </w:rPr>
        <w:t xml:space="preserve">Information gathering.(Tools and websites - Wayback machine)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b w:val="1"/>
          <w:rtl w:val="0"/>
        </w:rPr>
        <w:t xml:space="preserve">About WayBack Machine :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Here we can check the history of any website, we can get to know how the website works at previous versions and we can track.</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The previous versions are not supposed to work, sometimes developers forget to close </w:t>
      </w:r>
    </w:p>
    <w:p w:rsidR="00000000" w:rsidDel="00000000" w:rsidP="00000000" w:rsidRDefault="00000000" w:rsidRPr="00000000" w14:paraId="000000BD">
      <w:pPr>
        <w:rPr/>
      </w:pPr>
      <w:r w:rsidDel="00000000" w:rsidR="00000000" w:rsidRPr="00000000">
        <w:rPr>
          <w:rtl w:val="0"/>
        </w:rPr>
        <w:t xml:space="preserve">The endpoints , so hackers can exploit the endpoints.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b w:val="1"/>
          <w:sz w:val="24"/>
          <w:szCs w:val="24"/>
        </w:rPr>
      </w:pPr>
      <w:r w:rsidDel="00000000" w:rsidR="00000000" w:rsidRPr="00000000">
        <w:rPr>
          <w:rtl w:val="0"/>
        </w:rPr>
      </w:r>
    </w:p>
    <w:p w:rsidR="00000000" w:rsidDel="00000000" w:rsidP="00000000" w:rsidRDefault="00000000" w:rsidRPr="00000000" w14:paraId="000000C0">
      <w:pPr>
        <w:rPr>
          <w:b w:val="1"/>
          <w:sz w:val="24"/>
          <w:szCs w:val="24"/>
        </w:rPr>
      </w:pPr>
      <w:r w:rsidDel="00000000" w:rsidR="00000000" w:rsidRPr="00000000">
        <w:rPr>
          <w:b w:val="1"/>
          <w:sz w:val="24"/>
          <w:szCs w:val="24"/>
          <w:rtl w:val="0"/>
        </w:rPr>
        <w:t xml:space="preserve">SQL Injection</w:t>
      </w:r>
    </w:p>
    <w:p w:rsidR="00000000" w:rsidDel="00000000" w:rsidP="00000000" w:rsidRDefault="00000000" w:rsidRPr="00000000" w14:paraId="000000C1">
      <w:pPr>
        <w:rPr>
          <w:b w:val="1"/>
          <w:sz w:val="24"/>
          <w:szCs w:val="24"/>
        </w:rPr>
      </w:pPr>
      <w:r w:rsidDel="00000000" w:rsidR="00000000" w:rsidRPr="00000000">
        <w:rPr>
          <w:rtl w:val="0"/>
        </w:rPr>
      </w:r>
    </w:p>
    <w:p w:rsidR="00000000" w:rsidDel="00000000" w:rsidP="00000000" w:rsidRDefault="00000000" w:rsidRPr="00000000" w14:paraId="000000C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79.20000000000005" w:lineRule="auto"/>
        <w:rPr>
          <w:rFonts w:ascii="Roboto" w:cs="Roboto" w:eastAsia="Roboto" w:hAnsi="Roboto"/>
          <w:color w:val="0d0d0d"/>
        </w:rPr>
      </w:pPr>
      <w:r w:rsidDel="00000000" w:rsidR="00000000" w:rsidRPr="00000000">
        <w:rPr>
          <w:rFonts w:ascii="Roboto" w:cs="Roboto" w:eastAsia="Roboto" w:hAnsi="Roboto"/>
          <w:color w:val="0d0d0d"/>
          <w:rtl w:val="0"/>
        </w:rPr>
        <w:t xml:space="preserve">SQL injection is a type of cyber attack that targets the SQL (Structured Query Language) databases used in many web applications. It occurs when an attacker is able to manipulate an application's input in such a way that it is interpreted as SQL commands. This can happen when input from a user is not properly validated or sanitised before being used in an SQL query.</w:t>
      </w:r>
    </w:p>
    <w:p w:rsidR="00000000" w:rsidDel="00000000" w:rsidP="00000000" w:rsidRDefault="00000000" w:rsidRPr="00000000" w14:paraId="000000C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79.20000000000005"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This can allow the attacker to execute arbitrary SQL queries, read sensitive data from the database, modify database data, and even delete data</w:t>
      </w:r>
    </w:p>
    <w:p w:rsidR="00000000" w:rsidDel="00000000" w:rsidP="00000000" w:rsidRDefault="00000000" w:rsidRPr="00000000" w14:paraId="000000C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79.20000000000005"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C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79.20000000000005"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Example : </w:t>
      </w:r>
    </w:p>
    <w:p w:rsidR="00000000" w:rsidDel="00000000" w:rsidP="00000000" w:rsidRDefault="00000000" w:rsidRPr="00000000" w14:paraId="000000C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Suppose you have a simple web application that allows users to log in using a username and password. The application uses the following SQL query to authenticate users:</w:t>
      </w:r>
    </w:p>
    <w:p w:rsidR="00000000" w:rsidDel="00000000" w:rsidP="00000000" w:rsidRDefault="00000000" w:rsidRPr="00000000" w14:paraId="000000C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rPr>
          <w:rFonts w:ascii="Roboto" w:cs="Roboto" w:eastAsia="Roboto" w:hAnsi="Roboto"/>
          <w:color w:val="0d0d0d"/>
          <w:sz w:val="24"/>
          <w:szCs w:val="24"/>
          <w:highlight w:val="yellow"/>
        </w:rPr>
      </w:pPr>
      <w:r w:rsidDel="00000000" w:rsidR="00000000" w:rsidRPr="00000000">
        <w:rPr>
          <w:rFonts w:ascii="Roboto" w:cs="Roboto" w:eastAsia="Roboto" w:hAnsi="Roboto"/>
          <w:color w:val="0d0d0d"/>
          <w:sz w:val="24"/>
          <w:szCs w:val="24"/>
          <w:highlight w:val="yellow"/>
          <w:rtl w:val="0"/>
        </w:rPr>
        <w:t xml:space="preserve">SELECT * FROM users WHERE username = 'akshay’' AND password = ‘password’</w:t>
      </w:r>
    </w:p>
    <w:p w:rsidR="00000000" w:rsidDel="00000000" w:rsidP="00000000" w:rsidRDefault="00000000" w:rsidRPr="00000000" w14:paraId="000000C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The </w:t>
      </w:r>
      <w:r w:rsidDel="00000000" w:rsidR="00000000" w:rsidRPr="00000000">
        <w:rPr>
          <w:rFonts w:ascii="Courier New" w:cs="Courier New" w:eastAsia="Courier New" w:hAnsi="Courier New"/>
          <w:color w:val="0d0d0d"/>
          <w:sz w:val="21"/>
          <w:szCs w:val="21"/>
          <w:rtl w:val="0"/>
        </w:rPr>
        <w:t xml:space="preserve">input_username</w:t>
      </w:r>
      <w:r w:rsidDel="00000000" w:rsidR="00000000" w:rsidRPr="00000000">
        <w:rPr>
          <w:rFonts w:ascii="Roboto" w:cs="Roboto" w:eastAsia="Roboto" w:hAnsi="Roboto"/>
          <w:color w:val="0d0d0d"/>
          <w:sz w:val="24"/>
          <w:szCs w:val="24"/>
          <w:rtl w:val="0"/>
        </w:rPr>
        <w:t xml:space="preserve"> and </w:t>
      </w:r>
      <w:r w:rsidDel="00000000" w:rsidR="00000000" w:rsidRPr="00000000">
        <w:rPr>
          <w:rFonts w:ascii="Courier New" w:cs="Courier New" w:eastAsia="Courier New" w:hAnsi="Courier New"/>
          <w:color w:val="0d0d0d"/>
          <w:sz w:val="21"/>
          <w:szCs w:val="21"/>
          <w:rtl w:val="0"/>
        </w:rPr>
        <w:t xml:space="preserve">input_password</w:t>
      </w:r>
      <w:r w:rsidDel="00000000" w:rsidR="00000000" w:rsidRPr="00000000">
        <w:rPr>
          <w:rFonts w:ascii="Roboto" w:cs="Roboto" w:eastAsia="Roboto" w:hAnsi="Roboto"/>
          <w:color w:val="0d0d0d"/>
          <w:sz w:val="24"/>
          <w:szCs w:val="24"/>
          <w:rtl w:val="0"/>
        </w:rPr>
        <w:t xml:space="preserve"> variables are populated with the values entered by the user in the login form. However, the application does not properly validate or sanitize these inputs, making it vulnerable to SQL injection.</w:t>
      </w:r>
    </w:p>
    <w:p w:rsidR="00000000" w:rsidDel="00000000" w:rsidP="00000000" w:rsidRDefault="00000000" w:rsidRPr="00000000" w14:paraId="000000C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An attacker can exploit this vulnerability by entering a specially crafted input in the username field, such as:</w:t>
      </w:r>
    </w:p>
    <w:p w:rsidR="00000000" w:rsidDel="00000000" w:rsidP="00000000" w:rsidRDefault="00000000" w:rsidRPr="00000000" w14:paraId="000000C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 OR '1'='1</w:t>
      </w:r>
    </w:p>
    <w:p w:rsidR="00000000" w:rsidDel="00000000" w:rsidP="00000000" w:rsidRDefault="00000000" w:rsidRPr="00000000" w14:paraId="000000C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When this input is inserted into the SQL query, it modifies the query to become:</w:t>
      </w:r>
    </w:p>
    <w:p w:rsidR="00000000" w:rsidDel="00000000" w:rsidP="00000000" w:rsidRDefault="00000000" w:rsidRPr="00000000" w14:paraId="000000C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3863230" cy="3252788"/>
            <wp:effectExtent b="0" l="0" r="0" t="0"/>
            <wp:docPr id="1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863230"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For Normal login , the following query will be executed : </w:t>
      </w:r>
    </w:p>
    <w:p w:rsidR="00000000" w:rsidDel="00000000" w:rsidP="00000000" w:rsidRDefault="00000000" w:rsidRPr="00000000" w14:paraId="000000C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rPr>
          <w:rFonts w:ascii="Roboto" w:cs="Roboto" w:eastAsia="Roboto" w:hAnsi="Roboto"/>
          <w:color w:val="0d0d0d"/>
          <w:sz w:val="24"/>
          <w:szCs w:val="24"/>
          <w:highlight w:val="yellow"/>
        </w:rPr>
      </w:pPr>
      <w:r w:rsidDel="00000000" w:rsidR="00000000" w:rsidRPr="00000000">
        <w:rPr>
          <w:rFonts w:ascii="Roboto" w:cs="Roboto" w:eastAsia="Roboto" w:hAnsi="Roboto"/>
          <w:color w:val="0d0d0d"/>
          <w:sz w:val="24"/>
          <w:szCs w:val="24"/>
          <w:highlight w:val="yellow"/>
          <w:rtl w:val="0"/>
        </w:rPr>
        <w:t xml:space="preserve">SELECT * FROM users WHERE username = 'akshay’' AND password = ‘password</w:t>
      </w:r>
    </w:p>
    <w:p w:rsidR="00000000" w:rsidDel="00000000" w:rsidP="00000000" w:rsidRDefault="00000000" w:rsidRPr="00000000" w14:paraId="000000C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rPr>
          <w:rFonts w:ascii="Roboto" w:cs="Roboto" w:eastAsia="Roboto" w:hAnsi="Roboto"/>
          <w:color w:val="0d0d0d"/>
          <w:sz w:val="24"/>
          <w:szCs w:val="24"/>
          <w:highlight w:val="yellow"/>
        </w:rPr>
      </w:pPr>
      <w:r w:rsidDel="00000000" w:rsidR="00000000" w:rsidRPr="00000000">
        <w:rPr>
          <w:rFonts w:ascii="Roboto" w:cs="Roboto" w:eastAsia="Roboto" w:hAnsi="Roboto"/>
          <w:color w:val="0d0d0d"/>
          <w:sz w:val="24"/>
          <w:szCs w:val="24"/>
          <w:rtl w:val="0"/>
        </w:rPr>
        <w:t xml:space="preserve">For Cyber attack login , the query manipulation  will be done in the following way : </w:t>
      </w:r>
      <w:r w:rsidDel="00000000" w:rsidR="00000000" w:rsidRPr="00000000">
        <w:rPr>
          <w:rtl w:val="0"/>
        </w:rPr>
      </w:r>
    </w:p>
    <w:p w:rsidR="00000000" w:rsidDel="00000000" w:rsidP="00000000" w:rsidRDefault="00000000" w:rsidRPr="00000000" w14:paraId="000000D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highlight w:val="yellow"/>
          <w:rtl w:val="0"/>
        </w:rPr>
        <w:t xml:space="preserve">SELECT * FROM users WHERE username = '' OR '1'='1' AND password = 'input_password'</w:t>
      </w:r>
      <w:r w:rsidDel="00000000" w:rsidR="00000000" w:rsidRPr="00000000">
        <w:rPr>
          <w:rtl w:val="0"/>
        </w:rPr>
      </w:r>
    </w:p>
    <w:p w:rsidR="00000000" w:rsidDel="00000000" w:rsidP="00000000" w:rsidRDefault="00000000" w:rsidRPr="00000000" w14:paraId="000000D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 this modified query, the </w:t>
      </w:r>
      <w:r w:rsidDel="00000000" w:rsidR="00000000" w:rsidRPr="00000000">
        <w:rPr>
          <w:rFonts w:ascii="Courier New" w:cs="Courier New" w:eastAsia="Courier New" w:hAnsi="Courier New"/>
          <w:color w:val="0d0d0d"/>
          <w:sz w:val="19"/>
          <w:szCs w:val="19"/>
          <w:highlight w:val="white"/>
          <w:rtl w:val="0"/>
        </w:rPr>
        <w:t xml:space="preserve">OR '1'='1'</w:t>
      </w:r>
      <w:r w:rsidDel="00000000" w:rsidR="00000000" w:rsidRPr="00000000">
        <w:rPr>
          <w:rFonts w:ascii="Roboto" w:cs="Roboto" w:eastAsia="Roboto" w:hAnsi="Roboto"/>
          <w:color w:val="0d0d0d"/>
          <w:sz w:val="24"/>
          <w:szCs w:val="24"/>
          <w:highlight w:val="white"/>
          <w:rtl w:val="0"/>
        </w:rPr>
        <w:t xml:space="preserve"> condition always evaluates to true, effectively bypassing the password check. As a result, the query returns the first user from the </w:t>
      </w:r>
      <w:r w:rsidDel="00000000" w:rsidR="00000000" w:rsidRPr="00000000">
        <w:rPr>
          <w:rFonts w:ascii="Courier New" w:cs="Courier New" w:eastAsia="Courier New" w:hAnsi="Courier New"/>
          <w:color w:val="0d0d0d"/>
          <w:sz w:val="19"/>
          <w:szCs w:val="19"/>
          <w:highlight w:val="white"/>
          <w:rtl w:val="0"/>
        </w:rPr>
        <w:t xml:space="preserve">users</w:t>
      </w:r>
      <w:r w:rsidDel="00000000" w:rsidR="00000000" w:rsidRPr="00000000">
        <w:rPr>
          <w:rFonts w:ascii="Roboto" w:cs="Roboto" w:eastAsia="Roboto" w:hAnsi="Roboto"/>
          <w:color w:val="0d0d0d"/>
          <w:sz w:val="24"/>
          <w:szCs w:val="24"/>
          <w:highlight w:val="white"/>
          <w:rtl w:val="0"/>
        </w:rPr>
        <w:t xml:space="preserve"> table, granting unauthorised access to the application.</w:t>
      </w:r>
    </w:p>
    <w:p w:rsidR="00000000" w:rsidDel="00000000" w:rsidP="00000000" w:rsidRDefault="00000000" w:rsidRPr="00000000" w14:paraId="000000D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SQL Injection </w:t>
      </w:r>
      <w:r w:rsidDel="00000000" w:rsidR="00000000" w:rsidRPr="00000000">
        <w:rPr>
          <w:rFonts w:ascii="Roboto" w:cs="Roboto" w:eastAsia="Roboto" w:hAnsi="Roboto"/>
          <w:color w:val="0d0d0d"/>
          <w:sz w:val="24"/>
          <w:szCs w:val="24"/>
          <w:highlight w:val="white"/>
          <w:rtl w:val="0"/>
        </w:rPr>
        <w:t xml:space="preserve">- Injecting a SQL syntax inside the text fields to manipulate the query and gain unauthorised access is called SQL injection.</w:t>
      </w:r>
    </w:p>
    <w:p w:rsidR="00000000" w:rsidDel="00000000" w:rsidP="00000000" w:rsidRDefault="00000000" w:rsidRPr="00000000" w14:paraId="000000D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D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79.20000000000005" w:lineRule="auto"/>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Cross-Site Scripting(XSS)</w:t>
      </w:r>
    </w:p>
    <w:p w:rsidR="00000000" w:rsidDel="00000000" w:rsidP="00000000" w:rsidRDefault="00000000" w:rsidRPr="00000000" w14:paraId="000000D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79.20000000000005"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XSS, or Cross-Site Scripting, is a type of security vulnerability commonly found in web applications. It occurs when a web application allows users to input data that is then </w:t>
      </w:r>
      <w:r w:rsidDel="00000000" w:rsidR="00000000" w:rsidRPr="00000000">
        <w:rPr>
          <w:rFonts w:ascii="Roboto" w:cs="Roboto" w:eastAsia="Roboto" w:hAnsi="Roboto"/>
          <w:b w:val="1"/>
          <w:color w:val="0d0d0d"/>
          <w:sz w:val="24"/>
          <w:szCs w:val="24"/>
          <w:rtl w:val="0"/>
        </w:rPr>
        <w:t xml:space="preserve">displayed on the website without proper validation or escaping</w:t>
      </w:r>
      <w:r w:rsidDel="00000000" w:rsidR="00000000" w:rsidRPr="00000000">
        <w:rPr>
          <w:rFonts w:ascii="Roboto" w:cs="Roboto" w:eastAsia="Roboto" w:hAnsi="Roboto"/>
          <w:color w:val="0d0d0d"/>
          <w:sz w:val="24"/>
          <w:szCs w:val="24"/>
          <w:rtl w:val="0"/>
        </w:rPr>
        <w:t xml:space="preserve">. Attackers can exploit this vulnerability by </w:t>
      </w:r>
      <w:r w:rsidDel="00000000" w:rsidR="00000000" w:rsidRPr="00000000">
        <w:rPr>
          <w:rFonts w:ascii="Roboto" w:cs="Roboto" w:eastAsia="Roboto" w:hAnsi="Roboto"/>
          <w:b w:val="1"/>
          <w:color w:val="0d0d0d"/>
          <w:sz w:val="24"/>
          <w:szCs w:val="24"/>
          <w:rtl w:val="0"/>
        </w:rPr>
        <w:t xml:space="preserve">injecting malicious scripts </w:t>
      </w:r>
      <w:r w:rsidDel="00000000" w:rsidR="00000000" w:rsidRPr="00000000">
        <w:rPr>
          <w:rFonts w:ascii="Roboto" w:cs="Roboto" w:eastAsia="Roboto" w:hAnsi="Roboto"/>
          <w:color w:val="0d0d0d"/>
          <w:sz w:val="24"/>
          <w:szCs w:val="24"/>
          <w:rtl w:val="0"/>
        </w:rPr>
        <w:t xml:space="preserve">(such as JavaScript) into the web application, which are then executed in the context of the victim's browser.</w:t>
      </w:r>
    </w:p>
    <w:p w:rsidR="00000000" w:rsidDel="00000000" w:rsidP="00000000" w:rsidRDefault="00000000" w:rsidRPr="00000000" w14:paraId="000000D6">
      <w:pPr>
        <w:pBdr>
          <w:top w:color="000000" w:space="0" w:sz="0" w:val="none"/>
          <w:bottom w:color="000000" w:space="0" w:sz="0" w:val="none"/>
          <w:right w:color="000000" w:space="0" w:sz="0" w:val="none"/>
          <w:between w:color="000000" w:space="0" w:sz="0" w:val="none"/>
        </w:pBdr>
        <w:shd w:fill="ffffff" w:val="clear"/>
        <w:spacing w:after="360" w:line="379.20000000000005"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XSS vulnerabilities can be used by attackers to steal sensitive information, such as cookies or session tokens, impersonate users, deface websites, redirect users to malicious websites, or perform other malicious actions.</w:t>
      </w:r>
    </w:p>
    <w:p w:rsidR="00000000" w:rsidDel="00000000" w:rsidP="00000000" w:rsidRDefault="00000000" w:rsidRPr="00000000" w14:paraId="000000D7">
      <w:pPr>
        <w:numPr>
          <w:ilvl w:val="0"/>
          <w:numId w:val="8"/>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720" w:hanging="360"/>
        <w:rPr>
          <w:rFonts w:ascii="Nunito" w:cs="Nunito" w:eastAsia="Nunito" w:hAnsi="Nunito"/>
          <w:color w:val="273239"/>
          <w:sz w:val="26"/>
          <w:szCs w:val="26"/>
        </w:rPr>
      </w:pPr>
      <w:r w:rsidDel="00000000" w:rsidR="00000000" w:rsidRPr="00000000">
        <w:rPr>
          <w:color w:val="273239"/>
          <w:sz w:val="26"/>
          <w:szCs w:val="26"/>
          <w:rtl w:val="0"/>
        </w:rPr>
        <w:t xml:space="preserve">Information Gathering. - </w:t>
      </w:r>
      <w:r w:rsidDel="00000000" w:rsidR="00000000" w:rsidRPr="00000000">
        <w:rPr>
          <w:sz w:val="28"/>
          <w:szCs w:val="28"/>
          <w:rtl w:val="0"/>
        </w:rPr>
        <w:t xml:space="preserve">Tools and websites - Wayback machine.</w:t>
      </w:r>
      <w:r w:rsidDel="00000000" w:rsidR="00000000" w:rsidRPr="00000000">
        <w:rPr>
          <w:rtl w:val="0"/>
        </w:rPr>
      </w:r>
    </w:p>
    <w:p w:rsidR="00000000" w:rsidDel="00000000" w:rsidP="00000000" w:rsidRDefault="00000000" w:rsidRPr="00000000" w14:paraId="000000D8">
      <w:pPr>
        <w:pBdr>
          <w:top w:color="000000" w:space="0" w:sz="0" w:val="none"/>
          <w:bottom w:color="000000" w:space="0" w:sz="0" w:val="none"/>
          <w:right w:color="000000" w:space="0" w:sz="0" w:val="none"/>
          <w:between w:color="000000" w:space="0" w:sz="0" w:val="none"/>
        </w:pBdr>
        <w:shd w:fill="ffffff" w:val="clear"/>
        <w:spacing w:after="360" w:line="379.20000000000005"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w:t>
      </w:r>
    </w:p>
    <w:p w:rsidR="00000000" w:rsidDel="00000000" w:rsidP="00000000" w:rsidRDefault="00000000" w:rsidRPr="00000000" w14:paraId="000000D9">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273239"/>
          <w:sz w:val="26"/>
          <w:szCs w:val="26"/>
        </w:rPr>
      </w:pPr>
      <w:r w:rsidDel="00000000" w:rsidR="00000000" w:rsidRPr="00000000">
        <w:rPr>
          <w:color w:val="273239"/>
          <w:sz w:val="26"/>
          <w:szCs w:val="26"/>
          <w:rtl w:val="0"/>
        </w:rPr>
        <w:t xml:space="preserve">Terms Related to Security testing : </w:t>
      </w:r>
    </w:p>
    <w:sdt>
      <w:sdtPr>
        <w:tag w:val="goog_rdk_2"/>
      </w:sdtPr>
      <w:sdtContent>
        <w:p w:rsidR="00000000" w:rsidDel="00000000" w:rsidP="00000000" w:rsidRDefault="00000000" w:rsidRPr="00000000" w14:paraId="000000DA">
          <w:pPr>
            <w:numPr>
              <w:ilvl w:val="0"/>
              <w:numId w:val="8"/>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720" w:hanging="360"/>
            <w:rPr>
              <w:color w:val="273239"/>
              <w:sz w:val="26"/>
              <w:szCs w:val="26"/>
              <w:rPrChange w:author="Akshay Koulgi" w:id="1" w:date="2024-08-14T06:47:01Z">
                <w:rPr>
                  <w:color w:val="273239"/>
                  <w:sz w:val="26"/>
                  <w:szCs w:val="26"/>
                </w:rPr>
              </w:rPrChange>
            </w:rPr>
            <w:pPrChange w:author="Akshay Koulgi" w:id="0" w:date="2024-08-14T06:47:01Z">
              <w:pPr>
                <w:numPr>
                  <w:ilvl w:val="0"/>
                  <w:numId w:val="8"/>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720" w:hanging="360"/>
              </w:pPr>
            </w:pPrChange>
          </w:pPr>
          <w:r w:rsidDel="00000000" w:rsidR="00000000" w:rsidRPr="00000000">
            <w:rPr>
              <w:color w:val="273239"/>
              <w:sz w:val="26"/>
              <w:szCs w:val="26"/>
              <w:rtl w:val="0"/>
            </w:rPr>
            <w:t xml:space="preserve">Client and Server</w:t>
          </w:r>
          <w:sdt>
            <w:sdtPr>
              <w:tag w:val="goog_rdk_0"/>
            </w:sdtPr>
            <w:sdtContent>
              <w:del w:author="Akshay Koulgi" w:id="0" w:date="2024-08-14T06:46:58Z">
                <w:r w:rsidDel="00000000" w:rsidR="00000000" w:rsidRPr="00000000">
                  <w:rPr>
                    <w:color w:val="273239"/>
                    <w:sz w:val="26"/>
                    <w:szCs w:val="26"/>
                  </w:rPr>
                  <w:drawing>
                    <wp:inline distB="114300" distT="114300" distL="114300" distR="114300">
                      <wp:extent cx="5731200" cy="2286000"/>
                      <wp:effectExtent b="0" l="0" r="0" t="0"/>
                      <wp:docPr id="14"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731200" cy="2286000"/>
                              </a:xfrm>
                              <a:prstGeom prst="rect"/>
                              <a:ln/>
                            </pic:spPr>
                          </pic:pic>
                        </a:graphicData>
                      </a:graphic>
                    </wp:inline>
                  </w:drawing>
                </w:r>
              </w:del>
            </w:sdtContent>
          </w:sdt>
          <w:r w:rsidDel="00000000" w:rsidR="00000000" w:rsidRPr="00000000">
            <w:rPr>
              <w:color w:val="273239"/>
              <w:sz w:val="26"/>
              <w:szCs w:val="26"/>
            </w:rPr>
            <w:drawing>
              <wp:inline distB="114300" distT="114300" distL="114300" distR="114300">
                <wp:extent cx="5731200" cy="2324100"/>
                <wp:effectExtent b="0" l="0" r="0" t="0"/>
                <wp:docPr id="1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324100"/>
                        </a:xfrm>
                        <a:prstGeom prst="rect"/>
                        <a:ln/>
                      </pic:spPr>
                    </pic:pic>
                  </a:graphicData>
                </a:graphic>
              </wp:inline>
            </w:drawing>
          </w:r>
          <w:sdt>
            <w:sdtPr>
              <w:tag w:val="goog_rdk_1"/>
            </w:sdtPr>
            <w:sdtContent>
              <w:r w:rsidDel="00000000" w:rsidR="00000000" w:rsidRPr="00000000">
                <w:rPr>
                  <w:rtl w:val="0"/>
                </w:rPr>
              </w:r>
            </w:sdtContent>
          </w:sdt>
        </w:p>
      </w:sdtContent>
    </w:sdt>
    <w:p w:rsidR="00000000" w:rsidDel="00000000" w:rsidP="00000000" w:rsidRDefault="00000000" w:rsidRPr="00000000" w14:paraId="000000DB">
      <w:pPr>
        <w:pBdr>
          <w:top w:color="000000" w:space="0" w:sz="0" w:val="none"/>
          <w:bottom w:color="000000" w:space="0" w:sz="0" w:val="none"/>
          <w:right w:color="000000" w:space="0" w:sz="0" w:val="none"/>
          <w:between w:color="000000" w:space="0" w:sz="0" w:val="none"/>
        </w:pBdr>
        <w:shd w:fill="ffffff" w:val="clear"/>
        <w:spacing w:after="360" w:line="379.20000000000005" w:lineRule="auto"/>
        <w:rPr>
          <w:sz w:val="28"/>
          <w:szCs w:val="28"/>
        </w:rPr>
      </w:pPr>
      <w:r w:rsidDel="00000000" w:rsidR="00000000" w:rsidRPr="00000000">
        <w:rPr>
          <w:rtl w:val="0"/>
        </w:rPr>
      </w:r>
    </w:p>
    <w:sdt>
      <w:sdtPr>
        <w:tag w:val="goog_rdk_5"/>
      </w:sdtPr>
      <w:sdtContent>
        <w:p w:rsidR="00000000" w:rsidDel="00000000" w:rsidP="00000000" w:rsidRDefault="00000000" w:rsidRPr="00000000" w14:paraId="000000DC">
          <w:pPr>
            <w:pBdr>
              <w:top w:color="000000" w:space="0" w:sz="0" w:val="none"/>
              <w:bottom w:color="000000" w:space="0" w:sz="0" w:val="none"/>
              <w:right w:color="000000" w:space="0" w:sz="0" w:val="none"/>
              <w:between w:color="000000" w:space="0" w:sz="0" w:val="none"/>
            </w:pBdr>
            <w:shd w:fill="ffffff" w:val="clear"/>
            <w:spacing w:after="360" w:line="379.20000000000005" w:lineRule="auto"/>
            <w:rPr>
              <w:ins w:author="Akshay Koulgi" w:id="2" w:date="2024-08-14T06:49:33Z"/>
              <w:sz w:val="28"/>
              <w:szCs w:val="28"/>
            </w:rPr>
          </w:pPr>
          <w:sdt>
            <w:sdtPr>
              <w:tag w:val="goog_rdk_4"/>
            </w:sdtPr>
            <w:sdtContent>
              <w:ins w:author="Akshay Koulgi" w:id="2" w:date="2024-08-14T06:49:33Z">
                <w:r w:rsidDel="00000000" w:rsidR="00000000" w:rsidRPr="00000000">
                  <w:rPr>
                    <w:rtl w:val="0"/>
                  </w:rPr>
                </w:r>
              </w:ins>
            </w:sdtContent>
          </w:sdt>
        </w:p>
      </w:sdtContent>
    </w:sdt>
    <w:sdt>
      <w:sdtPr>
        <w:tag w:val="goog_rdk_7"/>
      </w:sdtPr>
      <w:sdtContent>
        <w:p w:rsidR="00000000" w:rsidDel="00000000" w:rsidP="00000000" w:rsidRDefault="00000000" w:rsidRPr="00000000" w14:paraId="000000DD">
          <w:pPr>
            <w:pBdr>
              <w:top w:color="000000" w:space="0" w:sz="0" w:val="none"/>
              <w:bottom w:color="000000" w:space="0" w:sz="0" w:val="none"/>
              <w:right w:color="000000" w:space="0" w:sz="0" w:val="none"/>
              <w:between w:color="000000" w:space="0" w:sz="0" w:val="none"/>
            </w:pBdr>
            <w:shd w:fill="ffffff" w:val="clear"/>
            <w:spacing w:after="360" w:line="379.20000000000005" w:lineRule="auto"/>
            <w:rPr>
              <w:ins w:author="Akshay Koulgi" w:id="2" w:date="2024-08-14T06:49:33Z"/>
              <w:sz w:val="28"/>
              <w:szCs w:val="28"/>
            </w:rPr>
          </w:pPr>
          <w:sdt>
            <w:sdtPr>
              <w:tag w:val="goog_rdk_6"/>
            </w:sdtPr>
            <w:sdtContent>
              <w:ins w:author="Akshay Koulgi" w:id="2" w:date="2024-08-14T06:49:33Z">
                <w:r w:rsidDel="00000000" w:rsidR="00000000" w:rsidRPr="00000000">
                  <w:rPr>
                    <w:rtl w:val="0"/>
                  </w:rPr>
                </w:r>
              </w:ins>
            </w:sdtContent>
          </w:sdt>
        </w:p>
      </w:sdtContent>
    </w:sdt>
    <w:sdt>
      <w:sdtPr>
        <w:tag w:val="goog_rdk_9"/>
      </w:sdtPr>
      <w:sdtContent>
        <w:p w:rsidR="00000000" w:rsidDel="00000000" w:rsidP="00000000" w:rsidRDefault="00000000" w:rsidRPr="00000000" w14:paraId="000000DE">
          <w:pPr>
            <w:pBdr>
              <w:top w:color="000000" w:space="0" w:sz="0" w:val="none"/>
              <w:bottom w:color="000000" w:space="0" w:sz="0" w:val="none"/>
              <w:right w:color="000000" w:space="0" w:sz="0" w:val="none"/>
              <w:between w:color="000000" w:space="0" w:sz="0" w:val="none"/>
            </w:pBdr>
            <w:shd w:fill="ffffff" w:val="clear"/>
            <w:spacing w:after="360" w:line="379.20000000000005" w:lineRule="auto"/>
            <w:rPr>
              <w:ins w:author="Akshay Koulgi" w:id="2" w:date="2024-08-14T06:49:33Z"/>
              <w:sz w:val="28"/>
              <w:szCs w:val="28"/>
            </w:rPr>
          </w:pPr>
          <w:sdt>
            <w:sdtPr>
              <w:tag w:val="goog_rdk_8"/>
            </w:sdtPr>
            <w:sdtContent>
              <w:ins w:author="Akshay Koulgi" w:id="2" w:date="2024-08-14T06:49:33Z">
                <w:r w:rsidDel="00000000" w:rsidR="00000000" w:rsidRPr="00000000">
                  <w:rPr>
                    <w:rtl w:val="0"/>
                  </w:rPr>
                </w:r>
              </w:ins>
            </w:sdtContent>
          </w:sdt>
        </w:p>
      </w:sdtContent>
    </w:sdt>
    <w:sdt>
      <w:sdtPr>
        <w:tag w:val="goog_rdk_11"/>
      </w:sdtPr>
      <w:sdtContent>
        <w:p w:rsidR="00000000" w:rsidDel="00000000" w:rsidP="00000000" w:rsidRDefault="00000000" w:rsidRPr="00000000" w14:paraId="000000DF">
          <w:pPr>
            <w:pBdr>
              <w:top w:color="000000" w:space="0" w:sz="0" w:val="none"/>
              <w:bottom w:color="000000" w:space="0" w:sz="0" w:val="none"/>
              <w:right w:color="000000" w:space="0" w:sz="0" w:val="none"/>
              <w:between w:color="000000" w:space="0" w:sz="0" w:val="none"/>
            </w:pBdr>
            <w:shd w:fill="ffffff" w:val="clear"/>
            <w:spacing w:after="360" w:line="379.20000000000005" w:lineRule="auto"/>
            <w:rPr>
              <w:ins w:author="Akshay Koulgi" w:id="2" w:date="2024-08-14T06:49:33Z"/>
              <w:sz w:val="28"/>
              <w:szCs w:val="28"/>
            </w:rPr>
          </w:pPr>
          <w:sdt>
            <w:sdtPr>
              <w:tag w:val="goog_rdk_10"/>
            </w:sdtPr>
            <w:sdtContent>
              <w:ins w:author="Akshay Koulgi" w:id="2" w:date="2024-08-14T06:49:33Z">
                <w:r w:rsidDel="00000000" w:rsidR="00000000" w:rsidRPr="00000000">
                  <w:rPr>
                    <w:rtl w:val="0"/>
                  </w:rPr>
                </w:r>
              </w:ins>
            </w:sdtContent>
          </w:sdt>
        </w:p>
      </w:sdtContent>
    </w:sdt>
    <w:sdt>
      <w:sdtPr>
        <w:tag w:val="goog_rdk_13"/>
      </w:sdtPr>
      <w:sdtContent>
        <w:p w:rsidR="00000000" w:rsidDel="00000000" w:rsidP="00000000" w:rsidRDefault="00000000" w:rsidRPr="00000000" w14:paraId="000000E0">
          <w:pPr>
            <w:pBdr>
              <w:top w:color="000000" w:space="0" w:sz="0" w:val="none"/>
              <w:bottom w:color="000000" w:space="0" w:sz="0" w:val="none"/>
              <w:right w:color="000000" w:space="0" w:sz="0" w:val="none"/>
              <w:between w:color="000000" w:space="0" w:sz="0" w:val="none"/>
            </w:pBdr>
            <w:shd w:fill="ffffff" w:val="clear"/>
            <w:spacing w:after="360" w:line="379.20000000000005" w:lineRule="auto"/>
            <w:rPr>
              <w:ins w:author="Akshay Koulgi" w:id="2" w:date="2024-08-14T06:49:33Z"/>
              <w:sz w:val="28"/>
              <w:szCs w:val="28"/>
            </w:rPr>
          </w:pPr>
          <w:sdt>
            <w:sdtPr>
              <w:tag w:val="goog_rdk_12"/>
            </w:sdtPr>
            <w:sdtContent>
              <w:ins w:author="Akshay Koulgi" w:id="2" w:date="2024-08-14T06:49:33Z">
                <w:r w:rsidDel="00000000" w:rsidR="00000000" w:rsidRPr="00000000">
                  <w:rPr>
                    <w:rtl w:val="0"/>
                  </w:rPr>
                </w:r>
              </w:ins>
            </w:sdtContent>
          </w:sdt>
        </w:p>
      </w:sdtContent>
    </w:sdt>
    <w:sdt>
      <w:sdtPr>
        <w:tag w:val="goog_rdk_14"/>
      </w:sdtPr>
      <w:sdtContent>
        <w:p w:rsidR="00000000" w:rsidDel="00000000" w:rsidP="00000000" w:rsidRDefault="00000000" w:rsidRPr="00000000" w14:paraId="000000E1">
          <w:pPr>
            <w:numPr>
              <w:ilvl w:val="0"/>
              <w:numId w:val="8"/>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720" w:hanging="360"/>
            <w:rPr>
              <w:sz w:val="28"/>
              <w:szCs w:val="28"/>
              <w:rPrChange w:author="Akshay Koulgi" w:id="3" w:date="2024-08-14T06:49:23Z">
                <w:rPr>
                  <w:sz w:val="28"/>
                  <w:szCs w:val="28"/>
                </w:rPr>
              </w:rPrChange>
            </w:rPr>
            <w:pPrChange w:author="Akshay Koulgi" w:id="0" w:date="2024-08-14T06:49:23Z">
              <w:pPr>
                <w:numPr>
                  <w:ilvl w:val="0"/>
                  <w:numId w:val="8"/>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720" w:hanging="360"/>
              </w:pPr>
            </w:pPrChange>
          </w:pPr>
          <w:r w:rsidDel="00000000" w:rsidR="00000000" w:rsidRPr="00000000">
            <w:rPr>
              <w:b w:val="1"/>
              <w:color w:val="0d0d0d"/>
              <w:sz w:val="24"/>
              <w:szCs w:val="24"/>
              <w:highlight w:val="white"/>
              <w:rtl w:val="0"/>
            </w:rPr>
            <w:t xml:space="preserve">A proxy server</w:t>
          </w:r>
          <w:r w:rsidDel="00000000" w:rsidR="00000000" w:rsidRPr="00000000">
            <w:rPr>
              <w:color w:val="0d0d0d"/>
              <w:sz w:val="24"/>
              <w:szCs w:val="24"/>
              <w:highlight w:val="white"/>
              <w:rtl w:val="0"/>
            </w:rPr>
            <w:t xml:space="preserve"> acts as an intermediary between your device and the internet. When you use a proxy server, your internet traffic is routed through the proxy server before reaching its destination. This means that the website or service you are accessing sees the IP address of the proxy server instead of your own IP address.</w:t>
          </w:r>
          <w:r w:rsidDel="00000000" w:rsidR="00000000" w:rsidRPr="00000000">
            <w:rPr>
              <w:rtl w:val="0"/>
            </w:rPr>
          </w:r>
        </w:p>
      </w:sdtContent>
    </w:sdt>
    <w:sdt>
      <w:sdtPr>
        <w:tag w:val="goog_rdk_18"/>
      </w:sdtPr>
      <w:sdtContent>
        <w:p w:rsidR="00000000" w:rsidDel="00000000" w:rsidP="00000000" w:rsidRDefault="00000000" w:rsidRPr="00000000" w14:paraId="000000E2">
          <w:pPr>
            <w:numPr>
              <w:ilvl w:val="0"/>
              <w:numId w:val="8"/>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720" w:hanging="360"/>
            <w:rPr>
              <w:color w:val="273239"/>
              <w:sz w:val="26"/>
              <w:szCs w:val="26"/>
              <w:rPrChange w:author="Akshay Koulgi" w:id="5" w:date="2024-08-14T06:49:27Z">
                <w:rPr>
                  <w:color w:val="0d0d0d"/>
                  <w:sz w:val="24"/>
                  <w:szCs w:val="24"/>
                  <w:highlight w:val="white"/>
                </w:rPr>
              </w:rPrChange>
            </w:rPr>
            <w:pPrChange w:author="Akshay Koulgi" w:id="0" w:date="2024-08-14T06:49:27Z">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720" w:firstLine="0"/>
              </w:pPr>
            </w:pPrChange>
          </w:pPr>
          <w:sdt>
            <w:sdtPr>
              <w:tag w:val="goog_rdk_16"/>
            </w:sdtPr>
            <w:sdtContent>
              <w:ins w:author="Akshay Koulgi" w:id="4" w:date="2024-08-14T06:49:27Z">
                <w:r w:rsidDel="00000000" w:rsidR="00000000" w:rsidRPr="00000000">
                  <w:rPr>
                    <w:color w:val="273239"/>
                    <w:sz w:val="26"/>
                    <w:szCs w:val="26"/>
                    <w:rPrChange w:author="Akshay Koulgi" w:id="5" w:date="2024-08-14T06:49:27Z">
                      <w:rPr>
                        <w:sz w:val="28"/>
                        <w:szCs w:val="28"/>
                      </w:rPr>
                    </w:rPrChange>
                  </w:rPr>
                  <w:drawing>
                    <wp:inline distB="114300" distT="114300" distL="114300" distR="114300">
                      <wp:extent cx="4672013" cy="1861845"/>
                      <wp:effectExtent b="0" l="0" r="0" t="0"/>
                      <wp:docPr id="13"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4672013" cy="1861845"/>
                              </a:xfrm>
                              <a:prstGeom prst="rect"/>
                              <a:ln/>
                            </pic:spPr>
                          </pic:pic>
                        </a:graphicData>
                      </a:graphic>
                    </wp:inline>
                  </w:drawing>
                </w:r>
              </w:ins>
            </w:sdtContent>
          </w:sdt>
          <w:sdt>
            <w:sdtPr>
              <w:tag w:val="goog_rdk_17"/>
            </w:sdtPr>
            <w:sdtContent>
              <w:r w:rsidDel="00000000" w:rsidR="00000000" w:rsidRPr="00000000">
                <w:rPr>
                  <w:rtl w:val="0"/>
                </w:rPr>
              </w:r>
            </w:sdtContent>
          </w:sdt>
        </w:p>
      </w:sdtContent>
    </w:sdt>
    <w:sdt>
      <w:sdtPr>
        <w:tag w:val="goog_rdk_20"/>
      </w:sdtPr>
      <w:sdtContent>
        <w:p w:rsidR="00000000" w:rsidDel="00000000" w:rsidP="00000000" w:rsidRDefault="00000000" w:rsidRPr="00000000" w14:paraId="000000E3">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273239"/>
              <w:sz w:val="26"/>
              <w:szCs w:val="26"/>
              <w:rPrChange w:author="Akshay Koulgi" w:id="5" w:date="2024-08-14T06:49:27Z">
                <w:rPr>
                  <w:rFonts w:ascii="Roboto" w:cs="Roboto" w:eastAsia="Roboto" w:hAnsi="Roboto"/>
                  <w:color w:val="0d0d0d"/>
                  <w:sz w:val="24"/>
                  <w:szCs w:val="24"/>
                  <w:highlight w:val="white"/>
                </w:rPr>
              </w:rPrChange>
            </w:rPr>
          </w:pPr>
          <w:sdt>
            <w:sdtPr>
              <w:tag w:val="goog_rdk_19"/>
            </w:sdtPr>
            <w:sdtContent>
              <w:r w:rsidDel="00000000" w:rsidR="00000000" w:rsidRPr="00000000">
                <w:rPr>
                  <w:rtl w:val="0"/>
                </w:rPr>
              </w:r>
            </w:sdtContent>
          </w:sdt>
        </w:p>
      </w:sdtContent>
    </w:sdt>
    <w:sdt>
      <w:sdtPr>
        <w:tag w:val="goog_rdk_22"/>
      </w:sdtPr>
      <w:sdtContent>
        <w:p w:rsidR="00000000" w:rsidDel="00000000" w:rsidP="00000000" w:rsidRDefault="00000000" w:rsidRPr="00000000" w14:paraId="000000E4">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273239"/>
              <w:sz w:val="26"/>
              <w:szCs w:val="26"/>
              <w:rPrChange w:author="Akshay Koulgi" w:id="5" w:date="2024-08-14T06:49:27Z">
                <w:rPr>
                  <w:rFonts w:ascii="Roboto" w:cs="Roboto" w:eastAsia="Roboto" w:hAnsi="Roboto"/>
                  <w:color w:val="0d0d0d"/>
                  <w:sz w:val="24"/>
                  <w:szCs w:val="24"/>
                  <w:highlight w:val="white"/>
                </w:rPr>
              </w:rPrChange>
            </w:rPr>
          </w:pPr>
          <w:sdt>
            <w:sdtPr>
              <w:tag w:val="goog_rdk_21"/>
            </w:sdtPr>
            <w:sdtContent>
              <w:r w:rsidDel="00000000" w:rsidR="00000000" w:rsidRPr="00000000">
                <w:rPr>
                  <w:rtl w:val="0"/>
                </w:rPr>
              </w:r>
            </w:sdtContent>
          </w:sdt>
        </w:p>
      </w:sdtContent>
    </w:sdt>
    <w:sdt>
      <w:sdtPr>
        <w:tag w:val="goog_rdk_24"/>
      </w:sdtPr>
      <w:sdtContent>
        <w:p w:rsidR="00000000" w:rsidDel="00000000" w:rsidP="00000000" w:rsidRDefault="00000000" w:rsidRPr="00000000" w14:paraId="000000E5">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273239"/>
              <w:sz w:val="26"/>
              <w:szCs w:val="26"/>
              <w:rPrChange w:author="Akshay Koulgi" w:id="5" w:date="2024-08-14T06:49:27Z">
                <w:rPr>
                  <w:color w:val="273239"/>
                  <w:sz w:val="26"/>
                  <w:szCs w:val="26"/>
                </w:rPr>
              </w:rPrChange>
            </w:rPr>
          </w:pPr>
          <w:sdt>
            <w:sdtPr>
              <w:tag w:val="goog_rdk_23"/>
            </w:sdtPr>
            <w:sdtContent>
              <w:r w:rsidDel="00000000" w:rsidR="00000000" w:rsidRPr="00000000">
                <w:rPr>
                  <w:color w:val="273239"/>
                  <w:sz w:val="26"/>
                  <w:szCs w:val="26"/>
                  <w:rtl w:val="0"/>
                  <w:rPrChange w:author="Akshay Koulgi" w:id="5" w:date="2024-08-14T06:49:27Z">
                    <w:rPr>
                      <w:color w:val="273239"/>
                      <w:sz w:val="26"/>
                      <w:szCs w:val="26"/>
                    </w:rPr>
                  </w:rPrChange>
                </w:rPr>
                <w:t xml:space="preserve">Scenario Based Questions : </w:t>
              </w:r>
            </w:sdtContent>
          </w:sdt>
        </w:p>
      </w:sdtContent>
    </w:sdt>
    <w:p w:rsidR="00000000" w:rsidDel="00000000" w:rsidP="00000000" w:rsidRDefault="00000000" w:rsidRPr="00000000" w14:paraId="000000E6">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79.20000000000005" w:lineRule="auto"/>
        <w:ind w:left="720" w:hanging="360"/>
        <w:rPr/>
      </w:pPr>
      <w:sdt>
        <w:sdtPr>
          <w:tag w:val="goog_rdk_25"/>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Cross-Site Scripting (XSS):</w:t>
          </w:r>
        </w:sdtContent>
      </w:sdt>
      <w:sdt>
        <w:sdtPr>
          <w:tag w:val="goog_rdk_26"/>
        </w:sdtPr>
        <w:sdtContent>
          <w:r w:rsidDel="00000000" w:rsidR="00000000" w:rsidRPr="00000000">
            <w:rPr>
              <w:rtl w:val="0"/>
            </w:rPr>
          </w:r>
        </w:sdtContent>
      </w:sdt>
    </w:p>
    <w:sdt>
      <w:sdtPr>
        <w:tag w:val="goog_rdk_29"/>
      </w:sdtPr>
      <w:sdtContent>
        <w:p w:rsidR="00000000" w:rsidDel="00000000" w:rsidP="00000000" w:rsidRDefault="00000000" w:rsidRPr="00000000" w14:paraId="000000E7">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hanging="360"/>
            <w:rPr/>
            <w:pPrChange w:author="Akshay Koulgi" w:id="0" w:date="2024-04-15T10:46:02Z">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ind w:left="1440" w:hanging="360"/>
              </w:pPr>
            </w:pPrChange>
          </w:pPr>
          <w:sdt>
            <w:sdtPr>
              <w:tag w:val="goog_rdk_27"/>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Scenario: Imagine you are testing a web application form that accepts user input and displays it on the webpage. How would you test for XSS vulnerabilities in this form?</w:t>
              </w:r>
            </w:sdtContent>
          </w:sdt>
          <w:sdt>
            <w:sdtPr>
              <w:tag w:val="goog_rdk_28"/>
            </w:sdtPr>
            <w:sdtContent>
              <w:r w:rsidDel="00000000" w:rsidR="00000000" w:rsidRPr="00000000">
                <w:rPr>
                  <w:rtl w:val="0"/>
                </w:rPr>
              </w:r>
            </w:sdtContent>
          </w:sdt>
        </w:p>
      </w:sdtContent>
    </w:sdt>
    <w:p w:rsidR="00000000" w:rsidDel="00000000" w:rsidP="00000000" w:rsidRDefault="00000000" w:rsidRPr="00000000" w14:paraId="000000E8">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379.20000000000005" w:lineRule="auto"/>
        <w:ind w:left="1440" w:hanging="360"/>
        <w:rPr/>
      </w:pPr>
      <w:sdt>
        <w:sdtPr>
          <w:tag w:val="goog_rdk_30"/>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Expected Answer: Look for places where user input is displayed without proper validation or encoding. Try entering HTML/JavaScript code in the input fields to see if it gets executed on the webpage.</w:t>
          </w:r>
        </w:sdtContent>
      </w:sdt>
    </w:p>
    <w:p w:rsidR="00000000" w:rsidDel="00000000" w:rsidP="00000000" w:rsidRDefault="00000000" w:rsidRPr="00000000" w14:paraId="000000E9">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79.20000000000005" w:lineRule="auto"/>
        <w:ind w:left="720" w:hanging="360"/>
        <w:rPr/>
      </w:pPr>
      <w:sdt>
        <w:sdtPr>
          <w:tag w:val="goog_rdk_31"/>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SQL Injection:</w:t>
          </w:r>
        </w:sdtContent>
      </w:sdt>
      <w:sdt>
        <w:sdtPr>
          <w:tag w:val="goog_rdk_32"/>
        </w:sdtPr>
        <w:sdtContent>
          <w:r w:rsidDel="00000000" w:rsidR="00000000" w:rsidRPr="00000000">
            <w:rPr>
              <w:rtl w:val="0"/>
            </w:rPr>
          </w:r>
        </w:sdtContent>
      </w:sdt>
    </w:p>
    <w:sdt>
      <w:sdtPr>
        <w:tag w:val="goog_rdk_35"/>
      </w:sdtPr>
      <w:sdtContent>
        <w:p w:rsidR="00000000" w:rsidDel="00000000" w:rsidP="00000000" w:rsidRDefault="00000000" w:rsidRPr="00000000" w14:paraId="000000EA">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hanging="360"/>
            <w:rPr/>
            <w:pPrChange w:author="Akshay Koulgi" w:id="0" w:date="2024-04-15T10:51:25Z">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ind w:left="1440" w:hanging="360"/>
              </w:pPr>
            </w:pPrChange>
          </w:pPr>
          <w:sdt>
            <w:sdtPr>
              <w:tag w:val="goog_rdk_33"/>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Scenario: You are testing a login form that uses SQL queries to authenticate users. How would you test for SQL injection vulnerabilities in this form?</w:t>
              </w:r>
            </w:sdtContent>
          </w:sdt>
          <w:sdt>
            <w:sdtPr>
              <w:tag w:val="goog_rdk_34"/>
            </w:sdtPr>
            <w:sdtContent>
              <w:r w:rsidDel="00000000" w:rsidR="00000000" w:rsidRPr="00000000">
                <w:rPr>
                  <w:rtl w:val="0"/>
                </w:rPr>
              </w:r>
            </w:sdtContent>
          </w:sdt>
        </w:p>
      </w:sdtContent>
    </w:sdt>
    <w:p w:rsidR="00000000" w:rsidDel="00000000" w:rsidP="00000000" w:rsidRDefault="00000000" w:rsidRPr="00000000" w14:paraId="000000EB">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hanging="360"/>
        <w:rPr/>
      </w:pPr>
      <w:sdt>
        <w:sdtPr>
          <w:tag w:val="goog_rdk_36"/>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Expected Answer: Try entering SQL commands in the username or password fields to see if the application responds unexpectedly or gives access without the correct credentials.</w:t>
          </w:r>
        </w:sdtContent>
      </w:sdt>
    </w:p>
    <w:sdt>
      <w:sdtPr>
        <w:tag w:val="goog_rdk_38"/>
      </w:sdtPr>
      <w:sdtContent>
        <w:p w:rsidR="00000000" w:rsidDel="00000000" w:rsidP="00000000" w:rsidRDefault="00000000" w:rsidRPr="00000000" w14:paraId="000000EC">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firstLine="0"/>
            <w:rPr>
              <w:color w:val="273239"/>
              <w:sz w:val="26"/>
              <w:szCs w:val="26"/>
              <w:rPrChange w:author="Akshay Koulgi" w:id="5" w:date="2024-08-14T06:49:27Z">
                <w:rPr>
                  <w:rFonts w:ascii="Roboto" w:cs="Roboto" w:eastAsia="Roboto" w:hAnsi="Roboto"/>
                  <w:color w:val="0d0d0d"/>
                  <w:sz w:val="24"/>
                  <w:szCs w:val="24"/>
                </w:rPr>
              </w:rPrChange>
            </w:rPr>
          </w:pPr>
          <w:sdt>
            <w:sdtPr>
              <w:tag w:val="goog_rdk_37"/>
            </w:sdtPr>
            <w:sdtContent>
              <w:r w:rsidDel="00000000" w:rsidR="00000000" w:rsidRPr="00000000">
                <w:rPr>
                  <w:rtl w:val="0"/>
                </w:rPr>
              </w:r>
            </w:sdtContent>
          </w:sdt>
        </w:p>
      </w:sdtContent>
    </w:sdt>
    <w:p w:rsidR="00000000" w:rsidDel="00000000" w:rsidP="00000000" w:rsidRDefault="00000000" w:rsidRPr="00000000" w14:paraId="000000ED">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39"/>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Sensitive Data Exposure:</w:t>
          </w:r>
        </w:sdtContent>
      </w:sdt>
      <w:sdt>
        <w:sdtPr>
          <w:tag w:val="goog_rdk_40"/>
        </w:sdtPr>
        <w:sdtContent>
          <w:r w:rsidDel="00000000" w:rsidR="00000000" w:rsidRPr="00000000">
            <w:rPr>
              <w:rtl w:val="0"/>
            </w:rPr>
          </w:r>
        </w:sdtContent>
      </w:sdt>
    </w:p>
    <w:p w:rsidR="00000000" w:rsidDel="00000000" w:rsidP="00000000" w:rsidRDefault="00000000" w:rsidRPr="00000000" w14:paraId="000000EE">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hanging="360"/>
        <w:rPr/>
      </w:pPr>
      <w:sdt>
        <w:sdtPr>
          <w:tag w:val="goog_rdk_41"/>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Scenario: A web application stores user passwords in plaintext in its database. How would you test for sensitive data exposure in this application?</w:t>
          </w:r>
        </w:sdtContent>
      </w:sdt>
      <w:sdt>
        <w:sdtPr>
          <w:tag w:val="goog_rdk_42"/>
        </w:sdtPr>
        <w:sdtContent>
          <w:r w:rsidDel="00000000" w:rsidR="00000000" w:rsidRPr="00000000">
            <w:rPr>
              <w:rtl w:val="0"/>
            </w:rPr>
          </w:r>
        </w:sdtContent>
      </w:sdt>
    </w:p>
    <w:sdt>
      <w:sdtPr>
        <w:tag w:val="goog_rdk_46"/>
      </w:sdtPr>
      <w:sdtContent>
        <w:p w:rsidR="00000000" w:rsidDel="00000000" w:rsidP="00000000" w:rsidRDefault="00000000" w:rsidRPr="00000000" w14:paraId="000000EF">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hanging="360"/>
            <w:rPr>
              <w:ins w:author="Akshay Koulgi" w:id="8" w:date="2024-04-15T10:54:04Z"/>
            </w:rPr>
          </w:pPr>
          <w:sdt>
            <w:sdtPr>
              <w:tag w:val="goog_rdk_43"/>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Expected Answer: Look for places where passwords or other sensitive information is stored or transmitted without encryption. Check if the application uses secure protocols like HTTPS.</w:t>
              </w:r>
            </w:sdtContent>
          </w:sdt>
          <w:sdt>
            <w:sdtPr>
              <w:tag w:val="goog_rdk_44"/>
            </w:sdtPr>
            <w:sdtContent>
              <w:ins w:author="Akshay Koulgi" w:id="8" w:date="2024-04-15T10:54:04Z"/>
              <w:sdt>
                <w:sdtPr>
                  <w:tag w:val="goog_rdk_45"/>
                </w:sdtPr>
                <w:sdtContent>
                  <w:ins w:author="Akshay Koulgi" w:id="8" w:date="2024-04-15T10:54:04Z">
                    <w:r w:rsidDel="00000000" w:rsidR="00000000" w:rsidRPr="00000000">
                      <w:rPr>
                        <w:rtl w:val="0"/>
                      </w:rPr>
                    </w:r>
                  </w:ins>
                </w:sdtContent>
              </w:sdt>
              <w:ins w:author="Akshay Koulgi" w:id="8" w:date="2024-04-15T10:54:04Z"/>
            </w:sdtContent>
          </w:sdt>
        </w:p>
      </w:sdtContent>
    </w:sdt>
    <w:sdt>
      <w:sdtPr>
        <w:tag w:val="goog_rdk_48"/>
      </w:sdtPr>
      <w:sdtContent>
        <w:p w:rsidR="00000000" w:rsidDel="00000000" w:rsidP="00000000" w:rsidRDefault="00000000" w:rsidRPr="00000000" w14:paraId="000000F0">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rPrChange w:author="Akshay Koulgi" w:id="9" w:date="2024-04-15T10:54:04Z">
                <w:rPr/>
              </w:rPrChange>
            </w:rPr>
            <w:pPrChange w:author="Akshay Koulgi" w:id="0" w:date="2024-04-15T10:54:04Z">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ind w:left="1440" w:hanging="360"/>
              </w:pPr>
            </w:pPrChange>
          </w:pPr>
          <w:sdt>
            <w:sdtPr>
              <w:tag w:val="goog_rdk_47"/>
            </w:sdtPr>
            <w:sdtContent>
              <w:r w:rsidDel="00000000" w:rsidR="00000000" w:rsidRPr="00000000">
                <w:rPr>
                  <w:rtl w:val="0"/>
                </w:rPr>
              </w:r>
            </w:sdtContent>
          </w:sdt>
        </w:p>
      </w:sdtContent>
    </w:sdt>
    <w:p w:rsidR="00000000" w:rsidDel="00000000" w:rsidP="00000000" w:rsidRDefault="00000000" w:rsidRPr="00000000" w14:paraId="000000F1">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49"/>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Broken Authentication:</w:t>
          </w:r>
        </w:sdtContent>
      </w:sdt>
      <w:sdt>
        <w:sdtPr>
          <w:tag w:val="goog_rdk_50"/>
        </w:sdtPr>
        <w:sdtContent>
          <w:r w:rsidDel="00000000" w:rsidR="00000000" w:rsidRPr="00000000">
            <w:rPr>
              <w:rtl w:val="0"/>
            </w:rPr>
          </w:r>
        </w:sdtContent>
      </w:sdt>
    </w:p>
    <w:sdt>
      <w:sdtPr>
        <w:tag w:val="goog_rdk_54"/>
      </w:sdtPr>
      <w:sdtContent>
        <w:p w:rsidR="00000000" w:rsidDel="00000000" w:rsidP="00000000" w:rsidRDefault="00000000" w:rsidRPr="00000000" w14:paraId="000000F2">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hanging="360"/>
            <w:rPr>
              <w:ins w:author="Akshay Koulgi" w:id="10" w:date="2024-04-15T10:54:40Z"/>
            </w:rPr>
          </w:pPr>
          <w:sdt>
            <w:sdtPr>
              <w:tag w:val="goog_rdk_51"/>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Scenario: You are testing a web application that allows users to log in using a username and password. How would you test for broken authentication vulnerabilities?</w:t>
              </w:r>
            </w:sdtContent>
          </w:sdt>
          <w:sdt>
            <w:sdtPr>
              <w:tag w:val="goog_rdk_52"/>
            </w:sdtPr>
            <w:sdtContent>
              <w:ins w:author="Akshay Koulgi" w:id="10" w:date="2024-04-15T10:54:40Z"/>
              <w:sdt>
                <w:sdtPr>
                  <w:tag w:val="goog_rdk_53"/>
                </w:sdtPr>
                <w:sdtContent>
                  <w:ins w:author="Akshay Koulgi" w:id="10" w:date="2024-04-15T10:54:40Z">
                    <w:r w:rsidDel="00000000" w:rsidR="00000000" w:rsidRPr="00000000">
                      <w:rPr>
                        <w:rtl w:val="0"/>
                      </w:rPr>
                    </w:r>
                  </w:ins>
                </w:sdtContent>
              </w:sdt>
              <w:ins w:author="Akshay Koulgi" w:id="10" w:date="2024-04-15T10:54:40Z"/>
            </w:sdtContent>
          </w:sdt>
        </w:p>
      </w:sdtContent>
    </w:sdt>
    <w:sdt>
      <w:sdtPr>
        <w:tag w:val="goog_rdk_56"/>
      </w:sdtPr>
      <w:sdtContent>
        <w:p w:rsidR="00000000" w:rsidDel="00000000" w:rsidP="00000000" w:rsidRDefault="00000000" w:rsidRPr="00000000" w14:paraId="000000F3">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firstLine="0"/>
            <w:rPr>
              <w:rPrChange w:author="Akshay Koulgi" w:id="11" w:date="2024-04-15T10:54:40Z">
                <w:rPr/>
              </w:rPrChange>
            </w:rPr>
            <w:pPrChange w:author="Akshay Koulgi" w:id="0" w:date="2024-04-15T10:54:40Z">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ind w:left="1440" w:hanging="360"/>
              </w:pPr>
            </w:pPrChange>
          </w:pPr>
          <w:sdt>
            <w:sdtPr>
              <w:tag w:val="goog_rdk_55"/>
            </w:sdtPr>
            <w:sdtContent>
              <w:r w:rsidDel="00000000" w:rsidR="00000000" w:rsidRPr="00000000">
                <w:rPr>
                  <w:rtl w:val="0"/>
                </w:rPr>
              </w:r>
            </w:sdtContent>
          </w:sdt>
        </w:p>
      </w:sdtContent>
    </w:sdt>
    <w:p w:rsidR="00000000" w:rsidDel="00000000" w:rsidP="00000000" w:rsidRDefault="00000000" w:rsidRPr="00000000" w14:paraId="000000F4">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hanging="360"/>
        <w:rPr/>
      </w:pPr>
      <w:sdt>
        <w:sdtPr>
          <w:tag w:val="goog_rdk_57"/>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Expected Answer: Try various login scenarios, such as using a blank password, entering a username that does not exist, or entering a password that is too short. Check if the application handles these cases securely.</w:t>
          </w:r>
        </w:sdtContent>
      </w:sdt>
    </w:p>
    <w:p w:rsidR="00000000" w:rsidDel="00000000" w:rsidP="00000000" w:rsidRDefault="00000000" w:rsidRPr="00000000" w14:paraId="000000F5">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hanging="360"/>
        <w:rPr>
          <w:rFonts w:ascii="Roboto" w:cs="Roboto" w:eastAsia="Roboto" w:hAnsi="Roboto"/>
          <w:color w:val="0d0d0d"/>
          <w:sz w:val="24"/>
          <w:szCs w:val="24"/>
          <w:u w:val="none"/>
        </w:rPr>
      </w:pPr>
      <w:sdt>
        <w:sdtPr>
          <w:tag w:val="goog_rdk_58"/>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We can also recommend to add 2AF, End - End Encryption.</w:t>
          </w:r>
        </w:sdtContent>
      </w:sdt>
    </w:p>
    <w:sdt>
      <w:sdtPr>
        <w:tag w:val="goog_rdk_60"/>
      </w:sdtPr>
      <w:sdtContent>
        <w:p w:rsidR="00000000" w:rsidDel="00000000" w:rsidP="00000000" w:rsidRDefault="00000000" w:rsidRPr="00000000" w14:paraId="000000F6">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firstLine="0"/>
            <w:rPr>
              <w:color w:val="273239"/>
              <w:sz w:val="26"/>
              <w:szCs w:val="26"/>
              <w:rPrChange w:author="Akshay Koulgi" w:id="5" w:date="2024-08-14T06:49:27Z">
                <w:rPr>
                  <w:rFonts w:ascii="Roboto" w:cs="Roboto" w:eastAsia="Roboto" w:hAnsi="Roboto"/>
                  <w:color w:val="0d0d0d"/>
                  <w:sz w:val="24"/>
                  <w:szCs w:val="24"/>
                </w:rPr>
              </w:rPrChange>
            </w:rPr>
          </w:pPr>
          <w:sdt>
            <w:sdtPr>
              <w:tag w:val="goog_rdk_59"/>
            </w:sdtPr>
            <w:sdtContent>
              <w:r w:rsidDel="00000000" w:rsidR="00000000" w:rsidRPr="00000000">
                <w:rPr>
                  <w:rtl w:val="0"/>
                </w:rPr>
              </w:r>
            </w:sdtContent>
          </w:sdt>
        </w:p>
      </w:sdtContent>
    </w:sdt>
    <w:p w:rsidR="00000000" w:rsidDel="00000000" w:rsidP="00000000" w:rsidRDefault="00000000" w:rsidRPr="00000000" w14:paraId="000000F7">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61"/>
        </w:sdtPr>
        <w:sdtContent>
          <w:r w:rsidDel="00000000" w:rsidR="00000000" w:rsidRPr="00000000">
            <w:rPr>
              <w:rtl w:val="0"/>
            </w:rPr>
          </w:r>
        </w:sdtContent>
      </w:sdt>
    </w:p>
    <w:p w:rsidR="00000000" w:rsidDel="00000000" w:rsidP="00000000" w:rsidRDefault="00000000" w:rsidRPr="00000000" w14:paraId="000000F8">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62"/>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Security Misconfiguration:</w:t>
          </w:r>
        </w:sdtContent>
      </w:sdt>
      <w:sdt>
        <w:sdtPr>
          <w:tag w:val="goog_rdk_63"/>
        </w:sdtPr>
        <w:sdtContent>
          <w:r w:rsidDel="00000000" w:rsidR="00000000" w:rsidRPr="00000000">
            <w:rPr>
              <w:rtl w:val="0"/>
            </w:rPr>
          </w:r>
        </w:sdtContent>
      </w:sdt>
    </w:p>
    <w:sdt>
      <w:sdtPr>
        <w:tag w:val="goog_rdk_66"/>
      </w:sdtPr>
      <w:sdtContent>
        <w:p w:rsidR="00000000" w:rsidDel="00000000" w:rsidP="00000000" w:rsidRDefault="00000000" w:rsidRPr="00000000" w14:paraId="000000F9">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hanging="360"/>
            <w:rPr/>
            <w:pPrChange w:author="Akshay Koulgi" w:id="0" w:date="2024-04-15T10:55:36Z">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ind w:left="1440" w:hanging="360"/>
              </w:pPr>
            </w:pPrChange>
          </w:pPr>
          <w:sdt>
            <w:sdtPr>
              <w:tag w:val="goog_rdk_64"/>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Scenario: You are testing a web application that is configured to display detailed error messages in production. How would you test for security misconfiguration in this application?</w:t>
              </w:r>
            </w:sdtContent>
          </w:sdt>
          <w:sdt>
            <w:sdtPr>
              <w:tag w:val="goog_rdk_65"/>
            </w:sdtPr>
            <w:sdtContent>
              <w:r w:rsidDel="00000000" w:rsidR="00000000" w:rsidRPr="00000000">
                <w:rPr>
                  <w:rtl w:val="0"/>
                </w:rPr>
              </w:r>
            </w:sdtContent>
          </w:sdt>
        </w:p>
      </w:sdtContent>
    </w:sdt>
    <w:p w:rsidR="00000000" w:rsidDel="00000000" w:rsidP="00000000" w:rsidRDefault="00000000" w:rsidRPr="00000000" w14:paraId="000000FA">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hanging="360"/>
        <w:rPr/>
      </w:pPr>
      <w:sdt>
        <w:sdtPr>
          <w:tag w:val="goog_rdk_67"/>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Expected Answer: Look for places where sensitive information, such as stack traces or database connection strings, is exposed to users. Check if the application uses default passwords or settings.</w:t>
          </w:r>
        </w:sdtContent>
      </w:sdt>
      <w:sdt>
        <w:sdtPr>
          <w:tag w:val="goog_rdk_68"/>
        </w:sdtPr>
        <w:sdtContent>
          <w:r w:rsidDel="00000000" w:rsidR="00000000" w:rsidRPr="00000000">
            <w:rPr>
              <w:rtl w:val="0"/>
            </w:rPr>
          </w:r>
        </w:sdtContent>
      </w:sdt>
    </w:p>
    <w:p w:rsidR="00000000" w:rsidDel="00000000" w:rsidP="00000000" w:rsidRDefault="00000000" w:rsidRPr="00000000" w14:paraId="000000FB">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69"/>
        </w:sdtPr>
        <w:sdtContent>
          <w:r w:rsidDel="00000000" w:rsidR="00000000" w:rsidRPr="00000000">
            <w:rPr>
              <w:rtl w:val="0"/>
            </w:rPr>
          </w:r>
        </w:sdtContent>
      </w:sdt>
    </w:p>
    <w:p w:rsidR="00000000" w:rsidDel="00000000" w:rsidP="00000000" w:rsidRDefault="00000000" w:rsidRPr="00000000" w14:paraId="000000FC">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70"/>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Clickjacking</w:t>
          </w:r>
        </w:sdtContent>
      </w:sdt>
      <w:sdt>
        <w:sdtPr>
          <w:tag w:val="goog_rdk_71"/>
        </w:sdtPr>
        <w:sdtContent>
          <w:ins w:author="Akshay Koulgi" w:id="13" w:date="2024-04-15T11:01:57Z"/>
          <w:sdt>
            <w:sdtPr>
              <w:tag w:val="goog_rdk_72"/>
            </w:sdtPr>
            <w:sdtContent>
              <w:ins w:author="Akshay Koulgi" w:id="13" w:date="2024-04-15T11:01:57Z">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w:t>
                </w:r>
              </w:ins>
            </w:sdtContent>
          </w:sdt>
          <w:ins w:author="Akshay Koulgi" w:id="13" w:date="2024-04-15T11:01:57Z"/>
        </w:sdtContent>
      </w:sdt>
      <w:sdt>
        <w:sdtPr>
          <w:tag w:val="goog_rdk_73"/>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w:t>
          </w:r>
        </w:sdtContent>
      </w:sdt>
      <w:sdt>
        <w:sdtPr>
          <w:tag w:val="goog_rdk_74"/>
        </w:sdtPr>
        <w:sdtContent>
          <w:r w:rsidDel="00000000" w:rsidR="00000000" w:rsidRPr="00000000">
            <w:rPr>
              <w:rtl w:val="0"/>
            </w:rPr>
          </w:r>
        </w:sdtContent>
      </w:sdt>
    </w:p>
    <w:sdt>
      <w:sdtPr>
        <w:tag w:val="goog_rdk_78"/>
      </w:sdtPr>
      <w:sdtContent>
        <w:p w:rsidR="00000000" w:rsidDel="00000000" w:rsidP="00000000" w:rsidRDefault="00000000" w:rsidRPr="00000000" w14:paraId="000000FD">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hanging="360"/>
            <w:rPr>
              <w:ins w:author="Akshay Koulgi" w:id="14" w:date="2024-04-15T11:06:39Z"/>
            </w:rPr>
          </w:pPr>
          <w:sdt>
            <w:sdtPr>
              <w:tag w:val="goog_rdk_75"/>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Scenario: A web application allows users to perform sensitive actions, such as transferring money, by clicking on a button. How would you test for clickjacking vulnerabilities in this application?</w:t>
              </w:r>
            </w:sdtContent>
          </w:sdt>
          <w:sdt>
            <w:sdtPr>
              <w:tag w:val="goog_rdk_76"/>
            </w:sdtPr>
            <w:sdtContent>
              <w:ins w:author="Akshay Koulgi" w:id="14" w:date="2024-04-15T11:06:39Z"/>
              <w:sdt>
                <w:sdtPr>
                  <w:tag w:val="goog_rdk_77"/>
                </w:sdtPr>
                <w:sdtContent>
                  <w:ins w:author="Akshay Koulgi" w:id="14" w:date="2024-04-15T11:06:39Z">
                    <w:r w:rsidDel="00000000" w:rsidR="00000000" w:rsidRPr="00000000">
                      <w:rPr>
                        <w:rtl w:val="0"/>
                      </w:rPr>
                    </w:r>
                  </w:ins>
                </w:sdtContent>
              </w:sdt>
              <w:ins w:author="Akshay Koulgi" w:id="14" w:date="2024-04-15T11:06:39Z"/>
            </w:sdtContent>
          </w:sdt>
        </w:p>
      </w:sdtContent>
    </w:sdt>
    <w:sdt>
      <w:sdtPr>
        <w:tag w:val="goog_rdk_82"/>
      </w:sdtPr>
      <w:sdtContent>
        <w:p w:rsidR="00000000" w:rsidDel="00000000" w:rsidP="00000000" w:rsidRDefault="00000000" w:rsidRPr="00000000" w14:paraId="000000FE">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firstLine="0"/>
            <w:rPr>
              <w:del w:author="Akshay Koulgi" w:id="14" w:date="2024-04-15T11:06:39Z"/>
              <w:rPrChange w:author="Akshay Koulgi" w:id="15" w:date="2024-04-15T10:59:05Z">
                <w:rPr/>
              </w:rPrChange>
            </w:rPr>
            <w:pPrChange w:author="Akshay Koulgi" w:id="0" w:date="2024-04-15T10:59:05Z">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ind w:left="1440" w:hanging="360"/>
              </w:pPr>
            </w:pPrChange>
          </w:pPr>
          <w:sdt>
            <w:sdtPr>
              <w:tag w:val="goog_rdk_80"/>
            </w:sdtPr>
            <w:sdtContent>
              <w:del w:author="Akshay Koulgi" w:id="14" w:date="2024-04-15T11:06:39Z"/>
              <w:sdt>
                <w:sdtPr>
                  <w:tag w:val="goog_rdk_81"/>
                </w:sdtPr>
                <w:sdtContent>
                  <w:del w:author="Akshay Koulgi" w:id="14" w:date="2024-04-15T11:06:39Z">
                    <w:r w:rsidDel="00000000" w:rsidR="00000000" w:rsidRPr="00000000">
                      <w:rPr>
                        <w:rtl w:val="0"/>
                      </w:rPr>
                    </w:r>
                  </w:del>
                </w:sdtContent>
              </w:sdt>
              <w:del w:author="Akshay Koulgi" w:id="14" w:date="2024-04-15T11:06:39Z"/>
            </w:sdtContent>
          </w:sdt>
        </w:p>
      </w:sdtContent>
    </w:sdt>
    <w:p w:rsidR="00000000" w:rsidDel="00000000" w:rsidP="00000000" w:rsidRDefault="00000000" w:rsidRPr="00000000" w14:paraId="000000FF">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379.20000000000005" w:lineRule="auto"/>
        <w:ind w:left="1440" w:hanging="360"/>
        <w:rPr/>
      </w:pPr>
      <w:sdt>
        <w:sdtPr>
          <w:tag w:val="goog_rdk_83"/>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Expected Answer: Try embedding the application in an iframe on a malicious website and overlaying transparent elements on top of the buttons. Check if the buttons can still be clicked</w:t>
          </w:r>
        </w:sdtContent>
      </w:sdt>
      <w:sdt>
        <w:sdtPr>
          <w:tag w:val="goog_rdk_84"/>
        </w:sdtPr>
        <w:sdtContent>
          <w:r w:rsidDel="00000000" w:rsidR="00000000" w:rsidRPr="00000000">
            <w:rPr>
              <w:rtl w:val="0"/>
            </w:rPr>
          </w:r>
        </w:sdtContent>
      </w:sdt>
    </w:p>
    <w:sdt>
      <w:sdtPr>
        <w:tag w:val="goog_rdk_86"/>
      </w:sdtPr>
      <w:sdtContent>
        <w:p w:rsidR="00000000" w:rsidDel="00000000" w:rsidP="00000000" w:rsidRDefault="00000000" w:rsidRPr="00000000" w14:paraId="00000100">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720" w:firstLine="0"/>
            <w:rPr>
              <w:color w:val="273239"/>
              <w:sz w:val="26"/>
              <w:szCs w:val="26"/>
              <w:rPrChange w:author="Akshay Koulgi" w:id="5" w:date="2024-08-14T06:49:27Z">
                <w:rPr>
                  <w:color w:val="273239"/>
                  <w:sz w:val="26"/>
                  <w:szCs w:val="26"/>
                </w:rPr>
              </w:rPrChange>
            </w:rPr>
          </w:pPr>
          <w:sdt>
            <w:sdtPr>
              <w:tag w:val="goog_rdk_85"/>
            </w:sdtPr>
            <w:sdtContent>
              <w:r w:rsidDel="00000000" w:rsidR="00000000" w:rsidRPr="00000000">
                <w:rPr>
                  <w:rtl w:val="0"/>
                </w:rPr>
              </w:r>
            </w:sdtContent>
          </w:sdt>
        </w:p>
      </w:sdtContent>
    </w:sdt>
    <w:sdt>
      <w:sdtPr>
        <w:tag w:val="goog_rdk_88"/>
      </w:sdtPr>
      <w:sdtContent>
        <w:p w:rsidR="00000000" w:rsidDel="00000000" w:rsidP="00000000" w:rsidRDefault="00000000" w:rsidRPr="00000000" w14:paraId="00000101">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273239"/>
              <w:sz w:val="26"/>
              <w:szCs w:val="26"/>
              <w:rPrChange w:author="Akshay Koulgi" w:id="5" w:date="2024-08-14T06:49:27Z">
                <w:rPr>
                  <w:color w:val="273239"/>
                  <w:sz w:val="26"/>
                  <w:szCs w:val="26"/>
                </w:rPr>
              </w:rPrChange>
            </w:rPr>
          </w:pPr>
          <w:sdt>
            <w:sdtPr>
              <w:tag w:val="goog_rdk_87"/>
            </w:sdtPr>
            <w:sdtContent>
              <w:r w:rsidDel="00000000" w:rsidR="00000000" w:rsidRPr="00000000">
                <w:rPr>
                  <w:rtl w:val="0"/>
                </w:rPr>
              </w:r>
            </w:sdtContent>
          </w:sdt>
        </w:p>
      </w:sdtContent>
    </w:sdt>
    <w:sdt>
      <w:sdtPr>
        <w:tag w:val="goog_rdk_90"/>
      </w:sdtPr>
      <w:sdtContent>
        <w:p w:rsidR="00000000" w:rsidDel="00000000" w:rsidP="00000000" w:rsidRDefault="00000000" w:rsidRPr="00000000" w14:paraId="00000102">
          <w:pPr>
            <w:rPr>
              <w:color w:val="273239"/>
              <w:sz w:val="26"/>
              <w:szCs w:val="26"/>
              <w:rPrChange w:author="Akshay Koulgi" w:id="5" w:date="2024-08-14T06:49:27Z">
                <w:rPr>
                  <w:color w:val="333333"/>
                  <w:sz w:val="24"/>
                  <w:szCs w:val="24"/>
                </w:rPr>
              </w:rPrChange>
            </w:rPr>
          </w:pPr>
          <w:sdt>
            <w:sdtPr>
              <w:tag w:val="goog_rdk_89"/>
            </w:sdtPr>
            <w:sdtContent>
              <w:r w:rsidDel="00000000" w:rsidR="00000000" w:rsidRPr="00000000">
                <w:rPr>
                  <w:color w:val="273239"/>
                  <w:sz w:val="26"/>
                  <w:szCs w:val="26"/>
                  <w:rtl w:val="0"/>
                  <w:rPrChange w:author="Akshay Koulgi" w:id="5" w:date="2024-08-14T06:49:27Z">
                    <w:rPr>
                      <w:color w:val="333333"/>
                      <w:sz w:val="24"/>
                      <w:szCs w:val="24"/>
                    </w:rPr>
                  </w:rPrChange>
                </w:rPr>
                <w:t xml:space="preserve">Hands on Activity : </w:t>
              </w:r>
            </w:sdtContent>
          </w:sdt>
        </w:p>
      </w:sdtContent>
    </w:sdt>
    <w:sdt>
      <w:sdtPr>
        <w:tag w:val="goog_rdk_92"/>
      </w:sdtPr>
      <w:sdtContent>
        <w:p w:rsidR="00000000" w:rsidDel="00000000" w:rsidP="00000000" w:rsidRDefault="00000000" w:rsidRPr="00000000" w14:paraId="00000103">
          <w:pPr>
            <w:rPr>
              <w:color w:val="273239"/>
              <w:sz w:val="26"/>
              <w:szCs w:val="26"/>
              <w:rPrChange w:author="Akshay Koulgi" w:id="5" w:date="2024-08-14T06:49:27Z">
                <w:rPr>
                  <w:color w:val="333333"/>
                  <w:sz w:val="24"/>
                  <w:szCs w:val="24"/>
                </w:rPr>
              </w:rPrChange>
            </w:rPr>
          </w:pPr>
          <w:sdt>
            <w:sdtPr>
              <w:tag w:val="goog_rdk_91"/>
            </w:sdtPr>
            <w:sdtContent>
              <w:r w:rsidDel="00000000" w:rsidR="00000000" w:rsidRPr="00000000">
                <w:rPr>
                  <w:rtl w:val="0"/>
                </w:rPr>
              </w:r>
            </w:sdtContent>
          </w:sdt>
        </w:p>
      </w:sdtContent>
    </w:sdt>
    <w:sdt>
      <w:sdtPr>
        <w:tag w:val="goog_rdk_94"/>
      </w:sdtPr>
      <w:sdtContent>
        <w:p w:rsidR="00000000" w:rsidDel="00000000" w:rsidP="00000000" w:rsidRDefault="00000000" w:rsidRPr="00000000" w14:paraId="00000104">
          <w:pPr>
            <w:rPr>
              <w:color w:val="273239"/>
              <w:sz w:val="26"/>
              <w:szCs w:val="26"/>
              <w:rPrChange w:author="Akshay Koulgi" w:id="5" w:date="2024-08-14T06:49:27Z">
                <w:rPr>
                  <w:color w:val="333333"/>
                  <w:sz w:val="24"/>
                  <w:szCs w:val="24"/>
                </w:rPr>
              </w:rPrChange>
            </w:rPr>
          </w:pPr>
          <w:sdt>
            <w:sdtPr>
              <w:tag w:val="goog_rdk_93"/>
            </w:sdtPr>
            <w:sdtContent>
              <w:r w:rsidDel="00000000" w:rsidR="00000000" w:rsidRPr="00000000">
                <w:rPr>
                  <w:color w:val="273239"/>
                  <w:sz w:val="26"/>
                  <w:szCs w:val="26"/>
                  <w:rtl w:val="0"/>
                  <w:rPrChange w:author="Akshay Koulgi" w:id="5" w:date="2024-08-14T06:49:27Z">
                    <w:rPr>
                      <w:color w:val="333333"/>
                      <w:sz w:val="24"/>
                      <w:szCs w:val="24"/>
                    </w:rPr>
                  </w:rPrChange>
                </w:rPr>
                <w:t xml:space="preserve">BurpSuite : </w:t>
              </w:r>
            </w:sdtContent>
          </w:sdt>
        </w:p>
      </w:sdtContent>
    </w:sdt>
    <w:sdt>
      <w:sdtPr>
        <w:tag w:val="goog_rdk_96"/>
      </w:sdtPr>
      <w:sdtContent>
        <w:p w:rsidR="00000000" w:rsidDel="00000000" w:rsidP="00000000" w:rsidRDefault="00000000" w:rsidRPr="00000000" w14:paraId="00000105">
          <w:pPr>
            <w:rPr>
              <w:color w:val="273239"/>
              <w:sz w:val="26"/>
              <w:szCs w:val="26"/>
              <w:rPrChange w:author="Akshay Koulgi" w:id="5" w:date="2024-08-14T06:49:27Z">
                <w:rPr>
                  <w:color w:val="333333"/>
                  <w:sz w:val="24"/>
                  <w:szCs w:val="24"/>
                </w:rPr>
              </w:rPrChange>
            </w:rPr>
          </w:pPr>
          <w:sdt>
            <w:sdtPr>
              <w:tag w:val="goog_rdk_95"/>
            </w:sdtPr>
            <w:sdtContent>
              <w:r w:rsidDel="00000000" w:rsidR="00000000" w:rsidRPr="00000000">
                <w:rPr>
                  <w:rtl w:val="0"/>
                </w:rPr>
              </w:r>
            </w:sdtContent>
          </w:sdt>
        </w:p>
      </w:sdtContent>
    </w:sdt>
    <w:p w:rsidR="00000000" w:rsidDel="00000000" w:rsidP="00000000" w:rsidRDefault="00000000" w:rsidRPr="00000000" w14:paraId="00000106">
      <w:pPr>
        <w:numPr>
          <w:ilvl w:val="0"/>
          <w:numId w:val="3"/>
        </w:numPr>
        <w:ind w:left="720" w:hanging="360"/>
        <w:rPr>
          <w:b w:val="1"/>
          <w:color w:val="333333"/>
          <w:sz w:val="24"/>
          <w:szCs w:val="24"/>
        </w:rPr>
      </w:pPr>
      <w:sdt>
        <w:sdtPr>
          <w:tag w:val="goog_rdk_97"/>
        </w:sdtPr>
        <w:sdtContent>
          <w:r w:rsidDel="00000000" w:rsidR="00000000" w:rsidRPr="00000000">
            <w:rPr>
              <w:color w:val="273239"/>
              <w:sz w:val="26"/>
              <w:szCs w:val="26"/>
              <w:rtl w:val="0"/>
              <w:rPrChange w:author="Akshay Koulgi" w:id="5" w:date="2024-08-14T06:49:27Z">
                <w:rPr>
                  <w:b w:val="1"/>
                  <w:color w:val="333333"/>
                  <w:sz w:val="24"/>
                  <w:szCs w:val="24"/>
                </w:rPr>
              </w:rPrChange>
            </w:rPr>
            <w:t xml:space="preserve">Proxy Interceptor </w:t>
          </w:r>
        </w:sdtContent>
      </w:sdt>
    </w:p>
    <w:sdt>
      <w:sdtPr>
        <w:tag w:val="goog_rdk_99"/>
      </w:sdtPr>
      <w:sdtContent>
        <w:p w:rsidR="00000000" w:rsidDel="00000000" w:rsidP="00000000" w:rsidRDefault="00000000" w:rsidRPr="00000000" w14:paraId="00000107">
          <w:pPr>
            <w:ind w:left="720" w:firstLine="0"/>
            <w:rPr>
              <w:color w:val="273239"/>
              <w:sz w:val="26"/>
              <w:szCs w:val="26"/>
              <w:rPrChange w:author="Akshay Koulgi" w:id="5" w:date="2024-08-14T06:49:27Z">
                <w:rPr>
                  <w:color w:val="333333"/>
                  <w:sz w:val="24"/>
                  <w:szCs w:val="24"/>
                </w:rPr>
              </w:rPrChange>
            </w:rPr>
          </w:pPr>
          <w:sdt>
            <w:sdtPr>
              <w:tag w:val="goog_rdk_98"/>
            </w:sdtPr>
            <w:sdtContent>
              <w:r w:rsidDel="00000000" w:rsidR="00000000" w:rsidRPr="00000000">
                <w:rPr>
                  <w:color w:val="273239"/>
                  <w:sz w:val="26"/>
                  <w:szCs w:val="26"/>
                  <w:rtl w:val="0"/>
                  <w:rPrChange w:author="Akshay Koulgi" w:id="5" w:date="2024-08-14T06:49:27Z">
                    <w:rPr>
                      <w:color w:val="333333"/>
                      <w:sz w:val="24"/>
                      <w:szCs w:val="24"/>
                    </w:rPr>
                  </w:rPrChange>
                </w:rPr>
                <w:t xml:space="preserve">Steps : </w:t>
              </w:r>
            </w:sdtContent>
          </w:sdt>
        </w:p>
      </w:sdtContent>
    </w:sdt>
    <w:p w:rsidR="00000000" w:rsidDel="00000000" w:rsidP="00000000" w:rsidRDefault="00000000" w:rsidRPr="00000000" w14:paraId="00000108">
      <w:pPr>
        <w:numPr>
          <w:ilvl w:val="0"/>
          <w:numId w:val="10"/>
        </w:numPr>
        <w:ind w:left="1440" w:hanging="360"/>
        <w:rPr>
          <w:color w:val="333333"/>
          <w:sz w:val="24"/>
          <w:szCs w:val="24"/>
        </w:rPr>
      </w:pPr>
      <w:sdt>
        <w:sdtPr>
          <w:tag w:val="goog_rdk_100"/>
        </w:sdtPr>
        <w:sdtContent>
          <w:r w:rsidDel="00000000" w:rsidR="00000000" w:rsidRPr="00000000">
            <w:rPr>
              <w:color w:val="273239"/>
              <w:sz w:val="26"/>
              <w:szCs w:val="26"/>
              <w:rtl w:val="0"/>
              <w:rPrChange w:author="Akshay Koulgi" w:id="5" w:date="2024-08-14T06:49:27Z">
                <w:rPr>
                  <w:color w:val="333333"/>
                  <w:sz w:val="24"/>
                  <w:szCs w:val="24"/>
                </w:rPr>
              </w:rPrChange>
            </w:rPr>
            <w:t xml:space="preserve">Go to Firefox browser and set the proxy to local host 8080.</w:t>
          </w:r>
        </w:sdtContent>
      </w:sdt>
    </w:p>
    <w:sdt>
      <w:sdtPr>
        <w:tag w:val="goog_rdk_102"/>
      </w:sdtPr>
      <w:sdtContent>
        <w:p w:rsidR="00000000" w:rsidDel="00000000" w:rsidP="00000000" w:rsidRDefault="00000000" w:rsidRPr="00000000" w14:paraId="00000109">
          <w:pPr>
            <w:rPr>
              <w:color w:val="273239"/>
              <w:sz w:val="26"/>
              <w:szCs w:val="26"/>
              <w:rPrChange w:author="Akshay Koulgi" w:id="5" w:date="2024-08-14T06:49:27Z">
                <w:rPr>
                  <w:color w:val="333333"/>
                  <w:sz w:val="24"/>
                  <w:szCs w:val="24"/>
                </w:rPr>
              </w:rPrChange>
            </w:rPr>
          </w:pPr>
          <w:sdt>
            <w:sdtPr>
              <w:tag w:val="goog_rdk_101"/>
            </w:sdtPr>
            <w:sdtContent>
              <w:r w:rsidDel="00000000" w:rsidR="00000000" w:rsidRPr="00000000">
                <w:rPr>
                  <w:color w:val="273239"/>
                  <w:sz w:val="26"/>
                  <w:szCs w:val="26"/>
                  <w:rtl w:val="0"/>
                  <w:rPrChange w:author="Akshay Koulgi" w:id="5" w:date="2024-08-14T06:49:27Z">
                    <w:rPr>
                      <w:color w:val="333333"/>
                      <w:sz w:val="24"/>
                      <w:szCs w:val="24"/>
                    </w:rPr>
                  </w:rPrChange>
                </w:rPr>
                <w:t xml:space="preserve">Settings -&gt; Network Settings - &gt; Proxy -&gt; Add manual proxy. </w:t>
              </w:r>
            </w:sdtContent>
          </w:sdt>
        </w:p>
      </w:sdtContent>
    </w:sdt>
    <w:sdt>
      <w:sdtPr>
        <w:tag w:val="goog_rdk_104"/>
      </w:sdtPr>
      <w:sdtContent>
        <w:p w:rsidR="00000000" w:rsidDel="00000000" w:rsidP="00000000" w:rsidRDefault="00000000" w:rsidRPr="00000000" w14:paraId="0000010A">
          <w:pPr>
            <w:rPr>
              <w:color w:val="273239"/>
              <w:sz w:val="26"/>
              <w:szCs w:val="26"/>
              <w:rPrChange w:author="Akshay Koulgi" w:id="5" w:date="2024-08-14T06:49:27Z">
                <w:rPr>
                  <w:color w:val="333333"/>
                  <w:sz w:val="24"/>
                  <w:szCs w:val="24"/>
                </w:rPr>
              </w:rPrChange>
            </w:rPr>
          </w:pPr>
          <w:sdt>
            <w:sdtPr>
              <w:tag w:val="goog_rdk_103"/>
            </w:sdtPr>
            <w:sdtContent>
              <w:r w:rsidDel="00000000" w:rsidR="00000000" w:rsidRPr="00000000">
                <w:rPr>
                  <w:rtl w:val="0"/>
                </w:rPr>
              </w:r>
            </w:sdtContent>
          </w:sdt>
        </w:p>
      </w:sdtContent>
    </w:sdt>
    <w:sdt>
      <w:sdtPr>
        <w:tag w:val="goog_rdk_106"/>
      </w:sdtPr>
      <w:sdtContent>
        <w:p w:rsidR="00000000" w:rsidDel="00000000" w:rsidP="00000000" w:rsidRDefault="00000000" w:rsidRPr="00000000" w14:paraId="0000010B">
          <w:pPr>
            <w:rPr>
              <w:color w:val="273239"/>
              <w:sz w:val="26"/>
              <w:szCs w:val="26"/>
              <w:rPrChange w:author="Akshay Koulgi" w:id="5" w:date="2024-08-14T06:49:27Z">
                <w:rPr>
                  <w:color w:val="333333"/>
                  <w:sz w:val="24"/>
                  <w:szCs w:val="24"/>
                </w:rPr>
              </w:rPrChange>
            </w:rPr>
          </w:pPr>
          <w:r w:rsidDel="00000000" w:rsidR="00000000" w:rsidRPr="00000000">
            <w:rPr>
              <w:color w:val="273239"/>
              <w:sz w:val="26"/>
              <w:szCs w:val="26"/>
              <w:rPrChange w:author="Akshay Koulgi" w:id="5" w:date="2024-08-14T06:49:27Z">
                <w:rPr>
                  <w:color w:val="333333"/>
                  <w:sz w:val="24"/>
                  <w:szCs w:val="24"/>
                </w:rPr>
              </w:rPrChange>
            </w:rPr>
            <w:drawing>
              <wp:inline distB="114300" distT="114300" distL="114300" distR="114300">
                <wp:extent cx="5731200" cy="4483100"/>
                <wp:effectExtent b="0" l="0" r="0" t="0"/>
                <wp:docPr id="2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4483100"/>
                        </a:xfrm>
                        <a:prstGeom prst="rect"/>
                        <a:ln/>
                      </pic:spPr>
                    </pic:pic>
                  </a:graphicData>
                </a:graphic>
              </wp:inline>
            </w:drawing>
          </w:r>
          <w:sdt>
            <w:sdtPr>
              <w:tag w:val="goog_rdk_105"/>
            </w:sdtPr>
            <w:sdtContent>
              <w:r w:rsidDel="00000000" w:rsidR="00000000" w:rsidRPr="00000000">
                <w:rPr>
                  <w:rtl w:val="0"/>
                </w:rPr>
              </w:r>
            </w:sdtContent>
          </w:sdt>
        </w:p>
      </w:sdtContent>
    </w:sdt>
    <w:sdt>
      <w:sdtPr>
        <w:tag w:val="goog_rdk_108"/>
      </w:sdtPr>
      <w:sdtContent>
        <w:p w:rsidR="00000000" w:rsidDel="00000000" w:rsidP="00000000" w:rsidRDefault="00000000" w:rsidRPr="00000000" w14:paraId="0000010C">
          <w:pPr>
            <w:rPr>
              <w:color w:val="273239"/>
              <w:sz w:val="26"/>
              <w:szCs w:val="26"/>
              <w:rPrChange w:author="Akshay Koulgi" w:id="5" w:date="2024-08-14T06:49:27Z">
                <w:rPr>
                  <w:color w:val="333333"/>
                  <w:sz w:val="24"/>
                  <w:szCs w:val="24"/>
                </w:rPr>
              </w:rPrChange>
            </w:rPr>
          </w:pPr>
          <w:sdt>
            <w:sdtPr>
              <w:tag w:val="goog_rdk_107"/>
            </w:sdtPr>
            <w:sdtContent>
              <w:r w:rsidDel="00000000" w:rsidR="00000000" w:rsidRPr="00000000">
                <w:rPr>
                  <w:rtl w:val="0"/>
                </w:rPr>
              </w:r>
            </w:sdtContent>
          </w:sdt>
        </w:p>
      </w:sdtContent>
    </w:sdt>
    <w:p w:rsidR="00000000" w:rsidDel="00000000" w:rsidP="00000000" w:rsidRDefault="00000000" w:rsidRPr="00000000" w14:paraId="0000010D">
      <w:pPr>
        <w:numPr>
          <w:ilvl w:val="0"/>
          <w:numId w:val="10"/>
        </w:numPr>
        <w:ind w:left="1440" w:hanging="360"/>
        <w:rPr/>
      </w:pPr>
      <w:sdt>
        <w:sdtPr>
          <w:tag w:val="goog_rdk_109"/>
        </w:sdtPr>
        <w:sdtContent>
          <w:r w:rsidDel="00000000" w:rsidR="00000000" w:rsidRPr="00000000">
            <w:rPr>
              <w:color w:val="273239"/>
              <w:sz w:val="26"/>
              <w:szCs w:val="26"/>
              <w:rtl w:val="0"/>
              <w:rPrChange w:author="Akshay Koulgi" w:id="5" w:date="2024-08-14T06:49:27Z">
                <w:rPr>
                  <w:color w:val="333333"/>
                  <w:sz w:val="24"/>
                  <w:szCs w:val="24"/>
                </w:rPr>
              </w:rPrChange>
            </w:rPr>
            <w:t xml:space="preserve">Download Certificate from : </w:t>
          </w:r>
        </w:sdtContent>
      </w:sdt>
      <w:hyperlink r:id="rId14">
        <w:sdt>
          <w:sdtPr>
            <w:tag w:val="goog_rdk_110"/>
          </w:sdtPr>
          <w:sdtContent>
            <w:r w:rsidDel="00000000" w:rsidR="00000000" w:rsidRPr="00000000">
              <w:rPr>
                <w:color w:val="273239"/>
                <w:sz w:val="26"/>
                <w:szCs w:val="26"/>
                <w:rtl w:val="0"/>
                <w:rPrChange w:author="Akshay Koulgi" w:id="5" w:date="2024-08-14T06:49:27Z">
                  <w:rPr>
                    <w:color w:val="1155cc"/>
                    <w:sz w:val="21"/>
                    <w:szCs w:val="21"/>
                    <w:u w:val="single"/>
                  </w:rPr>
                </w:rPrChange>
              </w:rPr>
              <w:t xml:space="preserve">http://burpsuite</w:t>
            </w:r>
          </w:sdtContent>
        </w:sdt>
      </w:hyperlink>
      <w:sdt>
        <w:sdtPr>
          <w:tag w:val="goog_rdk_111"/>
        </w:sdtPr>
        <w:sdtContent>
          <w:r w:rsidDel="00000000" w:rsidR="00000000" w:rsidRPr="00000000">
            <w:rPr>
              <w:rtl w:val="0"/>
            </w:rPr>
          </w:r>
        </w:sdtContent>
      </w:sdt>
    </w:p>
    <w:p w:rsidR="00000000" w:rsidDel="00000000" w:rsidP="00000000" w:rsidRDefault="00000000" w:rsidRPr="00000000" w14:paraId="0000010E">
      <w:pPr>
        <w:numPr>
          <w:ilvl w:val="0"/>
          <w:numId w:val="10"/>
        </w:numPr>
        <w:ind w:left="1440" w:hanging="360"/>
        <w:rPr>
          <w:color w:val="131313"/>
          <w:sz w:val="21"/>
          <w:szCs w:val="21"/>
        </w:rPr>
      </w:pPr>
      <w:sdt>
        <w:sdtPr>
          <w:tag w:val="goog_rdk_112"/>
        </w:sdtPr>
        <w:sdtContent>
          <w:r w:rsidDel="00000000" w:rsidR="00000000" w:rsidRPr="00000000">
            <w:rPr>
              <w:color w:val="273239"/>
              <w:sz w:val="26"/>
              <w:szCs w:val="26"/>
              <w:rtl w:val="0"/>
              <w:rPrChange w:author="Akshay Koulgi" w:id="5" w:date="2024-08-14T06:49:27Z">
                <w:rPr>
                  <w:color w:val="131313"/>
                  <w:sz w:val="21"/>
                  <w:szCs w:val="21"/>
                </w:rPr>
              </w:rPrChange>
            </w:rPr>
            <w:t xml:space="preserve">Go to: https://portswigger.net/web-security/logic-flaws/examples/lab-logic-flaws-excessive-trust-in-client-side-controls</w:t>
          </w:r>
        </w:sdtContent>
      </w:sdt>
    </w:p>
    <w:p w:rsidR="00000000" w:rsidDel="00000000" w:rsidP="00000000" w:rsidRDefault="00000000" w:rsidRPr="00000000" w14:paraId="0000010F">
      <w:pPr>
        <w:numPr>
          <w:ilvl w:val="0"/>
          <w:numId w:val="10"/>
        </w:numPr>
        <w:ind w:left="1440" w:hanging="360"/>
        <w:rPr>
          <w:color w:val="333333"/>
          <w:sz w:val="24"/>
          <w:szCs w:val="24"/>
        </w:rPr>
      </w:pPr>
      <w:sdt>
        <w:sdtPr>
          <w:tag w:val="goog_rdk_113"/>
        </w:sdtPr>
        <w:sdtContent>
          <w:r w:rsidDel="00000000" w:rsidR="00000000" w:rsidRPr="00000000">
            <w:rPr>
              <w:color w:val="273239"/>
              <w:sz w:val="26"/>
              <w:szCs w:val="26"/>
              <w:rtl w:val="0"/>
              <w:rPrChange w:author="Akshay Koulgi" w:id="5" w:date="2024-08-14T06:49:27Z">
                <w:rPr>
                  <w:color w:val="333333"/>
                  <w:sz w:val="24"/>
                  <w:szCs w:val="24"/>
                </w:rPr>
              </w:rPrChange>
            </w:rPr>
            <w:t xml:space="preserve">Register account and login to application. </w:t>
          </w:r>
        </w:sdtContent>
      </w:sdt>
    </w:p>
    <w:p w:rsidR="00000000" w:rsidDel="00000000" w:rsidP="00000000" w:rsidRDefault="00000000" w:rsidRPr="00000000" w14:paraId="00000110">
      <w:pPr>
        <w:numPr>
          <w:ilvl w:val="0"/>
          <w:numId w:val="10"/>
        </w:numPr>
        <w:ind w:left="1440" w:hanging="360"/>
        <w:rPr>
          <w:color w:val="333333"/>
          <w:sz w:val="24"/>
          <w:szCs w:val="24"/>
        </w:rPr>
      </w:pPr>
      <w:sdt>
        <w:sdtPr>
          <w:tag w:val="goog_rdk_114"/>
        </w:sdtPr>
        <w:sdtContent>
          <w:r w:rsidDel="00000000" w:rsidR="00000000" w:rsidRPr="00000000">
            <w:rPr>
              <w:color w:val="273239"/>
              <w:sz w:val="26"/>
              <w:szCs w:val="26"/>
              <w:rtl w:val="0"/>
              <w:rPrChange w:author="Akshay Koulgi" w:id="5" w:date="2024-08-14T06:49:27Z">
                <w:rPr>
                  <w:color w:val="333333"/>
                  <w:sz w:val="24"/>
                  <w:szCs w:val="24"/>
                </w:rPr>
              </w:rPrChange>
            </w:rPr>
            <w:t xml:space="preserve">Again go to the Portswagger mentioned link and click on Access the Lab.</w:t>
          </w:r>
        </w:sdtContent>
      </w:sdt>
    </w:p>
    <w:p w:rsidR="00000000" w:rsidDel="00000000" w:rsidP="00000000" w:rsidRDefault="00000000" w:rsidRPr="00000000" w14:paraId="00000111">
      <w:pPr>
        <w:numPr>
          <w:ilvl w:val="0"/>
          <w:numId w:val="10"/>
        </w:numPr>
        <w:ind w:left="1440" w:hanging="360"/>
        <w:rPr>
          <w:color w:val="333333"/>
          <w:sz w:val="24"/>
          <w:szCs w:val="24"/>
        </w:rPr>
      </w:pPr>
      <w:sdt>
        <w:sdtPr>
          <w:tag w:val="goog_rdk_115"/>
        </w:sdtPr>
        <w:sdtContent>
          <w:r w:rsidDel="00000000" w:rsidR="00000000" w:rsidRPr="00000000">
            <w:rPr>
              <w:color w:val="273239"/>
              <w:sz w:val="26"/>
              <w:szCs w:val="26"/>
              <w:rtl w:val="0"/>
              <w:rPrChange w:author="Akshay Koulgi" w:id="5" w:date="2024-08-14T06:49:27Z">
                <w:rPr>
                  <w:color w:val="333333"/>
                  <w:sz w:val="24"/>
                  <w:szCs w:val="24"/>
                </w:rPr>
              </w:rPrChange>
            </w:rPr>
            <w:t xml:space="preserve">We will get a e commerce app, click on my account.</w:t>
          </w:r>
        </w:sdtContent>
      </w:sdt>
    </w:p>
    <w:p w:rsidR="00000000" w:rsidDel="00000000" w:rsidP="00000000" w:rsidRDefault="00000000" w:rsidRPr="00000000" w14:paraId="00000112">
      <w:pPr>
        <w:numPr>
          <w:ilvl w:val="0"/>
          <w:numId w:val="10"/>
        </w:numPr>
        <w:ind w:left="1440" w:hanging="360"/>
        <w:rPr>
          <w:color w:val="333333"/>
          <w:sz w:val="24"/>
          <w:szCs w:val="24"/>
        </w:rPr>
      </w:pPr>
      <w:sdt>
        <w:sdtPr>
          <w:tag w:val="goog_rdk_116"/>
        </w:sdtPr>
        <w:sdtContent>
          <w:r w:rsidDel="00000000" w:rsidR="00000000" w:rsidRPr="00000000">
            <w:rPr>
              <w:color w:val="273239"/>
              <w:sz w:val="26"/>
              <w:szCs w:val="26"/>
              <w:rtl w:val="0"/>
              <w:rPrChange w:author="Akshay Koulgi" w:id="5" w:date="2024-08-14T06:49:27Z">
                <w:rPr>
                  <w:color w:val="333333"/>
                  <w:sz w:val="24"/>
                  <w:szCs w:val="24"/>
                </w:rPr>
              </w:rPrChange>
            </w:rPr>
            <w:t xml:space="preserve">There we have to login using credentials , username - wiener , password is - peter.</w:t>
          </w:r>
        </w:sdtContent>
      </w:sdt>
    </w:p>
    <w:p w:rsidR="00000000" w:rsidDel="00000000" w:rsidP="00000000" w:rsidRDefault="00000000" w:rsidRPr="00000000" w14:paraId="00000113">
      <w:pPr>
        <w:numPr>
          <w:ilvl w:val="0"/>
          <w:numId w:val="10"/>
        </w:numPr>
        <w:ind w:left="1440" w:hanging="360"/>
        <w:rPr>
          <w:color w:val="333333"/>
          <w:sz w:val="24"/>
          <w:szCs w:val="24"/>
        </w:rPr>
      </w:pPr>
      <w:sdt>
        <w:sdtPr>
          <w:tag w:val="goog_rdk_117"/>
        </w:sdtPr>
        <w:sdtContent>
          <w:r w:rsidDel="00000000" w:rsidR="00000000" w:rsidRPr="00000000">
            <w:rPr>
              <w:color w:val="273239"/>
              <w:sz w:val="26"/>
              <w:szCs w:val="26"/>
              <w:rtl w:val="0"/>
              <w:rPrChange w:author="Akshay Koulgi" w:id="5" w:date="2024-08-14T06:49:27Z">
                <w:rPr>
                  <w:color w:val="333333"/>
                  <w:sz w:val="24"/>
                  <w:szCs w:val="24"/>
                </w:rPr>
              </w:rPrChange>
            </w:rPr>
            <w:t xml:space="preserve">Update ur email id.</w:t>
          </w:r>
        </w:sdtContent>
      </w:sdt>
    </w:p>
    <w:p w:rsidR="00000000" w:rsidDel="00000000" w:rsidP="00000000" w:rsidRDefault="00000000" w:rsidRPr="00000000" w14:paraId="00000114">
      <w:pPr>
        <w:numPr>
          <w:ilvl w:val="0"/>
          <w:numId w:val="10"/>
        </w:numPr>
        <w:ind w:left="1440" w:hanging="360"/>
        <w:rPr>
          <w:color w:val="333333"/>
          <w:sz w:val="24"/>
          <w:szCs w:val="24"/>
        </w:rPr>
      </w:pPr>
      <w:sdt>
        <w:sdtPr>
          <w:tag w:val="goog_rdk_118"/>
        </w:sdtPr>
        <w:sdtContent>
          <w:r w:rsidDel="00000000" w:rsidR="00000000" w:rsidRPr="00000000">
            <w:rPr>
              <w:color w:val="273239"/>
              <w:sz w:val="26"/>
              <w:szCs w:val="26"/>
              <w:rtl w:val="0"/>
              <w:rPrChange w:author="Akshay Koulgi" w:id="5" w:date="2024-08-14T06:49:27Z">
                <w:rPr>
                  <w:color w:val="333333"/>
                  <w:sz w:val="24"/>
                  <w:szCs w:val="24"/>
                </w:rPr>
              </w:rPrChange>
            </w:rPr>
            <w:t xml:space="preserve">go to home and click on View details , </w:t>
          </w:r>
        </w:sdtContent>
      </w:sdt>
    </w:p>
    <w:p w:rsidR="00000000" w:rsidDel="00000000" w:rsidP="00000000" w:rsidRDefault="00000000" w:rsidRPr="00000000" w14:paraId="00000115">
      <w:pPr>
        <w:numPr>
          <w:ilvl w:val="0"/>
          <w:numId w:val="10"/>
        </w:numPr>
        <w:ind w:left="1440" w:hanging="360"/>
        <w:rPr>
          <w:color w:val="333333"/>
          <w:sz w:val="24"/>
          <w:szCs w:val="24"/>
        </w:rPr>
      </w:pPr>
      <w:sdt>
        <w:sdtPr>
          <w:tag w:val="goog_rdk_119"/>
        </w:sdtPr>
        <w:sdtContent>
          <w:r w:rsidDel="00000000" w:rsidR="00000000" w:rsidRPr="00000000">
            <w:rPr>
              <w:color w:val="273239"/>
              <w:sz w:val="26"/>
              <w:szCs w:val="26"/>
              <w:rtl w:val="0"/>
              <w:rPrChange w:author="Akshay Koulgi" w:id="5" w:date="2024-08-14T06:49:27Z">
                <w:rPr>
                  <w:color w:val="333333"/>
                  <w:sz w:val="24"/>
                  <w:szCs w:val="24"/>
                </w:rPr>
              </w:rPrChange>
            </w:rPr>
            <w:t xml:space="preserve"> Go to BurpSuite , go to proxy and click on Intercepter On.</w:t>
          </w:r>
        </w:sdtContent>
      </w:sdt>
    </w:p>
    <w:p w:rsidR="00000000" w:rsidDel="00000000" w:rsidP="00000000" w:rsidRDefault="00000000" w:rsidRPr="00000000" w14:paraId="00000116">
      <w:pPr>
        <w:numPr>
          <w:ilvl w:val="0"/>
          <w:numId w:val="10"/>
        </w:numPr>
        <w:ind w:left="1440" w:hanging="360"/>
        <w:rPr>
          <w:color w:val="333333"/>
          <w:sz w:val="24"/>
          <w:szCs w:val="24"/>
        </w:rPr>
      </w:pPr>
      <w:sdt>
        <w:sdtPr>
          <w:tag w:val="goog_rdk_120"/>
        </w:sdtPr>
        <w:sdtContent>
          <w:r w:rsidDel="00000000" w:rsidR="00000000" w:rsidRPr="00000000">
            <w:rPr>
              <w:color w:val="273239"/>
              <w:sz w:val="26"/>
              <w:szCs w:val="26"/>
              <w:rtl w:val="0"/>
              <w:rPrChange w:author="Akshay Koulgi" w:id="5" w:date="2024-08-14T06:49:27Z">
                <w:rPr>
                  <w:color w:val="333333"/>
                  <w:sz w:val="24"/>
                  <w:szCs w:val="24"/>
                </w:rPr>
              </w:rPrChange>
            </w:rPr>
            <w:t xml:space="preserve">Now go back to application and then click on Add to cart.</w:t>
          </w:r>
        </w:sdtContent>
      </w:sdt>
    </w:p>
    <w:p w:rsidR="00000000" w:rsidDel="00000000" w:rsidP="00000000" w:rsidRDefault="00000000" w:rsidRPr="00000000" w14:paraId="00000117">
      <w:pPr>
        <w:numPr>
          <w:ilvl w:val="0"/>
          <w:numId w:val="10"/>
        </w:numPr>
        <w:ind w:left="1440" w:hanging="360"/>
        <w:rPr>
          <w:color w:val="333333"/>
          <w:sz w:val="24"/>
          <w:szCs w:val="24"/>
        </w:rPr>
      </w:pPr>
      <w:sdt>
        <w:sdtPr>
          <w:tag w:val="goog_rdk_121"/>
        </w:sdtPr>
        <w:sdtContent>
          <w:r w:rsidDel="00000000" w:rsidR="00000000" w:rsidRPr="00000000">
            <w:rPr>
              <w:color w:val="273239"/>
              <w:sz w:val="26"/>
              <w:szCs w:val="26"/>
              <w:rtl w:val="0"/>
              <w:rPrChange w:author="Akshay Koulgi" w:id="5" w:date="2024-08-14T06:49:27Z">
                <w:rPr>
                  <w:color w:val="333333"/>
                  <w:sz w:val="24"/>
                  <w:szCs w:val="24"/>
                </w:rPr>
              </w:rPrChange>
            </w:rPr>
            <w:t xml:space="preserve"> The Request will be sent to the Intercepter first and then to the server.</w:t>
          </w:r>
        </w:sdtContent>
      </w:sdt>
    </w:p>
    <w:sdt>
      <w:sdtPr>
        <w:tag w:val="goog_rdk_123"/>
      </w:sdtPr>
      <w:sdtContent>
        <w:p w:rsidR="00000000" w:rsidDel="00000000" w:rsidP="00000000" w:rsidRDefault="00000000" w:rsidRPr="00000000" w14:paraId="00000118">
          <w:pPr>
            <w:ind w:left="0" w:firstLine="0"/>
            <w:rPr>
              <w:color w:val="273239"/>
              <w:sz w:val="26"/>
              <w:szCs w:val="26"/>
              <w:rPrChange w:author="Akshay Koulgi" w:id="5" w:date="2024-08-14T06:49:27Z">
                <w:rPr>
                  <w:color w:val="333333"/>
                  <w:sz w:val="24"/>
                  <w:szCs w:val="24"/>
                </w:rPr>
              </w:rPrChange>
            </w:rPr>
          </w:pPr>
          <w:sdt>
            <w:sdtPr>
              <w:tag w:val="goog_rdk_122"/>
            </w:sdtPr>
            <w:sdtContent>
              <w:r w:rsidDel="00000000" w:rsidR="00000000" w:rsidRPr="00000000">
                <w:rPr>
                  <w:rtl w:val="0"/>
                </w:rPr>
              </w:r>
            </w:sdtContent>
          </w:sdt>
        </w:p>
      </w:sdtContent>
    </w:sdt>
    <w:sdt>
      <w:sdtPr>
        <w:tag w:val="goog_rdk_125"/>
      </w:sdtPr>
      <w:sdtContent>
        <w:p w:rsidR="00000000" w:rsidDel="00000000" w:rsidP="00000000" w:rsidRDefault="00000000" w:rsidRPr="00000000" w14:paraId="00000119">
          <w:pPr>
            <w:rPr>
              <w:color w:val="273239"/>
              <w:sz w:val="26"/>
              <w:szCs w:val="26"/>
              <w:rPrChange w:author="Akshay Koulgi" w:id="5" w:date="2024-08-14T06:49:27Z">
                <w:rPr>
                  <w:color w:val="333333"/>
                  <w:sz w:val="24"/>
                  <w:szCs w:val="24"/>
                </w:rPr>
              </w:rPrChange>
            </w:rPr>
          </w:pPr>
          <w:sdt>
            <w:sdtPr>
              <w:tag w:val="goog_rdk_124"/>
            </w:sdtPr>
            <w:sdtContent>
              <w:r w:rsidDel="00000000" w:rsidR="00000000" w:rsidRPr="00000000">
                <w:rPr>
                  <w:rtl w:val="0"/>
                </w:rPr>
              </w:r>
            </w:sdtContent>
          </w:sdt>
        </w:p>
      </w:sdtContent>
    </w:sdt>
    <w:sdt>
      <w:sdtPr>
        <w:tag w:val="goog_rdk_127"/>
      </w:sdtPr>
      <w:sdtContent>
        <w:p w:rsidR="00000000" w:rsidDel="00000000" w:rsidP="00000000" w:rsidRDefault="00000000" w:rsidRPr="00000000" w14:paraId="0000011A">
          <w:pPr>
            <w:rPr>
              <w:color w:val="273239"/>
              <w:sz w:val="26"/>
              <w:szCs w:val="26"/>
              <w:rPrChange w:author="Akshay Koulgi" w:id="5" w:date="2024-08-14T06:49:27Z">
                <w:rPr>
                  <w:color w:val="333333"/>
                  <w:sz w:val="24"/>
                  <w:szCs w:val="24"/>
                </w:rPr>
              </w:rPrChange>
            </w:rPr>
          </w:pPr>
          <w:sdt>
            <w:sdtPr>
              <w:tag w:val="goog_rdk_126"/>
            </w:sdtPr>
            <w:sdtContent>
              <w:r w:rsidDel="00000000" w:rsidR="00000000" w:rsidRPr="00000000">
                <w:rPr>
                  <w:rtl w:val="0"/>
                </w:rPr>
              </w:r>
            </w:sdtContent>
          </w:sdt>
        </w:p>
      </w:sdtContent>
    </w:sdt>
    <w:sdt>
      <w:sdtPr>
        <w:tag w:val="goog_rdk_129"/>
      </w:sdtPr>
      <w:sdtContent>
        <w:p w:rsidR="00000000" w:rsidDel="00000000" w:rsidP="00000000" w:rsidRDefault="00000000" w:rsidRPr="00000000" w14:paraId="0000011B">
          <w:pPr>
            <w:rPr>
              <w:color w:val="273239"/>
              <w:sz w:val="26"/>
              <w:szCs w:val="26"/>
              <w:rPrChange w:author="Akshay Koulgi" w:id="5" w:date="2024-08-14T06:49:27Z">
                <w:rPr>
                  <w:color w:val="333333"/>
                  <w:sz w:val="24"/>
                  <w:szCs w:val="24"/>
                </w:rPr>
              </w:rPrChange>
            </w:rPr>
          </w:pPr>
          <w:sdt>
            <w:sdtPr>
              <w:tag w:val="goog_rdk_128"/>
            </w:sdtPr>
            <w:sdtContent>
              <w:r w:rsidDel="00000000" w:rsidR="00000000" w:rsidRPr="00000000">
                <w:rPr>
                  <w:rtl w:val="0"/>
                </w:rPr>
              </w:r>
            </w:sdtContent>
          </w:sdt>
        </w:p>
      </w:sdtContent>
    </w:sdt>
    <w:sdt>
      <w:sdtPr>
        <w:tag w:val="goog_rdk_131"/>
      </w:sdtPr>
      <w:sdtContent>
        <w:p w:rsidR="00000000" w:rsidDel="00000000" w:rsidP="00000000" w:rsidRDefault="00000000" w:rsidRPr="00000000" w14:paraId="0000011C">
          <w:pPr>
            <w:rPr>
              <w:color w:val="273239"/>
              <w:sz w:val="26"/>
              <w:szCs w:val="26"/>
              <w:rPrChange w:author="Akshay Koulgi" w:id="5" w:date="2024-08-14T06:49:27Z">
                <w:rPr>
                  <w:b w:val="1"/>
                  <w:color w:val="333333"/>
                  <w:sz w:val="24"/>
                  <w:szCs w:val="24"/>
                </w:rPr>
              </w:rPrChange>
            </w:rPr>
          </w:pPr>
          <w:sdt>
            <w:sdtPr>
              <w:tag w:val="goog_rdk_130"/>
            </w:sdtPr>
            <w:sdtContent>
              <w:r w:rsidDel="00000000" w:rsidR="00000000" w:rsidRPr="00000000">
                <w:rPr>
                  <w:rtl w:val="0"/>
                </w:rPr>
              </w:r>
            </w:sdtContent>
          </w:sdt>
        </w:p>
      </w:sdtContent>
    </w:sdt>
    <w:sdt>
      <w:sdtPr>
        <w:tag w:val="goog_rdk_133"/>
      </w:sdtPr>
      <w:sdtContent>
        <w:p w:rsidR="00000000" w:rsidDel="00000000" w:rsidP="00000000" w:rsidRDefault="00000000" w:rsidRPr="00000000" w14:paraId="0000011D">
          <w:pPr>
            <w:rPr>
              <w:color w:val="273239"/>
              <w:sz w:val="26"/>
              <w:szCs w:val="26"/>
              <w:rPrChange w:author="Akshay Koulgi" w:id="5" w:date="2024-08-14T06:49:27Z">
                <w:rPr>
                  <w:b w:val="1"/>
                  <w:color w:val="333333"/>
                  <w:sz w:val="24"/>
                  <w:szCs w:val="24"/>
                </w:rPr>
              </w:rPrChange>
            </w:rPr>
          </w:pPr>
          <w:sdt>
            <w:sdtPr>
              <w:tag w:val="goog_rdk_132"/>
            </w:sdtPr>
            <w:sdtContent>
              <w:r w:rsidDel="00000000" w:rsidR="00000000" w:rsidRPr="00000000">
                <w:rPr>
                  <w:color w:val="273239"/>
                  <w:sz w:val="26"/>
                  <w:szCs w:val="26"/>
                  <w:rtl w:val="0"/>
                  <w:rPrChange w:author="Akshay Koulgi" w:id="5" w:date="2024-08-14T06:49:27Z">
                    <w:rPr>
                      <w:b w:val="1"/>
                      <w:color w:val="333333"/>
                      <w:sz w:val="24"/>
                      <w:szCs w:val="24"/>
                    </w:rPr>
                  </w:rPrChange>
                </w:rPr>
                <w:t xml:space="preserve">Proxy Interceptor using burp suite browser : </w:t>
              </w:r>
            </w:sdtContent>
          </w:sdt>
        </w:p>
      </w:sdtContent>
    </w:sdt>
    <w:sdt>
      <w:sdtPr>
        <w:tag w:val="goog_rdk_135"/>
      </w:sdtPr>
      <w:sdtContent>
        <w:p w:rsidR="00000000" w:rsidDel="00000000" w:rsidP="00000000" w:rsidRDefault="00000000" w:rsidRPr="00000000" w14:paraId="0000011E">
          <w:pPr>
            <w:rPr>
              <w:color w:val="273239"/>
              <w:sz w:val="26"/>
              <w:szCs w:val="26"/>
              <w:rPrChange w:author="Akshay Koulgi" w:id="5" w:date="2024-08-14T06:49:27Z">
                <w:rPr>
                  <w:color w:val="333333"/>
                  <w:sz w:val="24"/>
                  <w:szCs w:val="24"/>
                </w:rPr>
              </w:rPrChange>
            </w:rPr>
          </w:pPr>
          <w:sdt>
            <w:sdtPr>
              <w:tag w:val="goog_rdk_134"/>
            </w:sdtPr>
            <w:sdtContent>
              <w:r w:rsidDel="00000000" w:rsidR="00000000" w:rsidRPr="00000000">
                <w:rPr>
                  <w:color w:val="273239"/>
                  <w:sz w:val="26"/>
                  <w:szCs w:val="26"/>
                  <w:rtl w:val="0"/>
                  <w:rPrChange w:author="Akshay Koulgi" w:id="5" w:date="2024-08-14T06:49:27Z">
                    <w:rPr>
                      <w:color w:val="333333"/>
                      <w:sz w:val="24"/>
                      <w:szCs w:val="24"/>
                    </w:rPr>
                  </w:rPrChange>
                </w:rPr>
                <w:t xml:space="preserve">Open Burp Suite : </w:t>
              </w:r>
            </w:sdtContent>
          </w:sdt>
        </w:p>
      </w:sdtContent>
    </w:sdt>
    <w:p w:rsidR="00000000" w:rsidDel="00000000" w:rsidP="00000000" w:rsidRDefault="00000000" w:rsidRPr="00000000" w14:paraId="0000011F">
      <w:pPr>
        <w:numPr>
          <w:ilvl w:val="0"/>
          <w:numId w:val="16"/>
        </w:numPr>
        <w:ind w:left="720" w:hanging="360"/>
        <w:rPr>
          <w:color w:val="333333"/>
          <w:sz w:val="24"/>
          <w:szCs w:val="24"/>
        </w:rPr>
      </w:pPr>
      <w:sdt>
        <w:sdtPr>
          <w:tag w:val="goog_rdk_136"/>
        </w:sdtPr>
        <w:sdtContent>
          <w:r w:rsidDel="00000000" w:rsidR="00000000" w:rsidRPr="00000000">
            <w:rPr>
              <w:color w:val="273239"/>
              <w:sz w:val="26"/>
              <w:szCs w:val="26"/>
              <w:rtl w:val="0"/>
              <w:rPrChange w:author="Akshay Koulgi" w:id="5" w:date="2024-08-14T06:49:27Z">
                <w:rPr>
                  <w:color w:val="333333"/>
                  <w:sz w:val="24"/>
                  <w:szCs w:val="24"/>
                </w:rPr>
              </w:rPrChange>
            </w:rPr>
            <w:t xml:space="preserve">Open the browser from burpsuite, Open the portswagger link, register user and login to application.</w:t>
          </w:r>
        </w:sdtContent>
      </w:sdt>
    </w:p>
    <w:p w:rsidR="00000000" w:rsidDel="00000000" w:rsidP="00000000" w:rsidRDefault="00000000" w:rsidRPr="00000000" w14:paraId="00000120">
      <w:pPr>
        <w:numPr>
          <w:ilvl w:val="0"/>
          <w:numId w:val="16"/>
        </w:numPr>
        <w:ind w:left="720" w:hanging="360"/>
        <w:rPr>
          <w:color w:val="333333"/>
          <w:sz w:val="24"/>
          <w:szCs w:val="24"/>
        </w:rPr>
      </w:pPr>
      <w:sdt>
        <w:sdtPr>
          <w:tag w:val="goog_rdk_137"/>
        </w:sdtPr>
        <w:sdtContent>
          <w:r w:rsidDel="00000000" w:rsidR="00000000" w:rsidRPr="00000000">
            <w:rPr>
              <w:color w:val="273239"/>
              <w:sz w:val="26"/>
              <w:szCs w:val="26"/>
              <w:rtl w:val="0"/>
              <w:rPrChange w:author="Akshay Koulgi" w:id="5" w:date="2024-08-14T06:49:27Z">
                <w:rPr>
                  <w:color w:val="333333"/>
                  <w:sz w:val="24"/>
                  <w:szCs w:val="24"/>
                </w:rPr>
              </w:rPrChange>
            </w:rPr>
            <w:t xml:space="preserve">Before add to cart click on interceptor on and then add to cart.</w:t>
          </w:r>
        </w:sdtContent>
      </w:sdt>
    </w:p>
    <w:p w:rsidR="00000000" w:rsidDel="00000000" w:rsidP="00000000" w:rsidRDefault="00000000" w:rsidRPr="00000000" w14:paraId="00000121">
      <w:pPr>
        <w:numPr>
          <w:ilvl w:val="0"/>
          <w:numId w:val="16"/>
        </w:numPr>
        <w:ind w:left="720" w:hanging="360"/>
        <w:rPr>
          <w:color w:val="333333"/>
          <w:sz w:val="24"/>
          <w:szCs w:val="24"/>
        </w:rPr>
      </w:pPr>
      <w:sdt>
        <w:sdtPr>
          <w:tag w:val="goog_rdk_138"/>
        </w:sdtPr>
        <w:sdtContent>
          <w:r w:rsidDel="00000000" w:rsidR="00000000" w:rsidRPr="00000000">
            <w:rPr>
              <w:color w:val="273239"/>
              <w:sz w:val="26"/>
              <w:szCs w:val="26"/>
              <w:rtl w:val="0"/>
              <w:rPrChange w:author="Akshay Koulgi" w:id="5" w:date="2024-08-14T06:49:27Z">
                <w:rPr>
                  <w:color w:val="333333"/>
                  <w:sz w:val="24"/>
                  <w:szCs w:val="24"/>
                </w:rPr>
              </w:rPrChange>
            </w:rPr>
            <w:t xml:space="preserve">You will get a post request.</w:t>
          </w:r>
        </w:sdtContent>
      </w:sdt>
    </w:p>
    <w:p w:rsidR="00000000" w:rsidDel="00000000" w:rsidP="00000000" w:rsidRDefault="00000000" w:rsidRPr="00000000" w14:paraId="00000122">
      <w:pPr>
        <w:numPr>
          <w:ilvl w:val="0"/>
          <w:numId w:val="16"/>
        </w:numPr>
        <w:ind w:left="720" w:hanging="360"/>
        <w:rPr>
          <w:color w:val="333333"/>
          <w:sz w:val="24"/>
          <w:szCs w:val="24"/>
        </w:rPr>
      </w:pPr>
      <w:sdt>
        <w:sdtPr>
          <w:tag w:val="goog_rdk_139"/>
        </w:sdtPr>
        <w:sdtContent>
          <w:r w:rsidDel="00000000" w:rsidR="00000000" w:rsidRPr="00000000">
            <w:rPr>
              <w:color w:val="273239"/>
              <w:sz w:val="26"/>
              <w:szCs w:val="26"/>
              <w:rtl w:val="0"/>
              <w:rPrChange w:author="Akshay Koulgi" w:id="5" w:date="2024-08-14T06:49:27Z">
                <w:rPr>
                  <w:color w:val="333333"/>
                  <w:sz w:val="24"/>
                  <w:szCs w:val="24"/>
                </w:rPr>
              </w:rPrChange>
            </w:rPr>
            <w:t xml:space="preserve">Make changes in the request and then click on forward.</w:t>
          </w:r>
        </w:sdtContent>
      </w:sdt>
    </w:p>
    <w:p w:rsidR="00000000" w:rsidDel="00000000" w:rsidP="00000000" w:rsidRDefault="00000000" w:rsidRPr="00000000" w14:paraId="00000123">
      <w:pPr>
        <w:numPr>
          <w:ilvl w:val="0"/>
          <w:numId w:val="16"/>
        </w:numPr>
        <w:ind w:left="720" w:hanging="360"/>
        <w:rPr>
          <w:color w:val="333333"/>
          <w:sz w:val="24"/>
          <w:szCs w:val="24"/>
        </w:rPr>
      </w:pPr>
      <w:sdt>
        <w:sdtPr>
          <w:tag w:val="goog_rdk_140"/>
        </w:sdtPr>
        <w:sdtContent>
          <w:r w:rsidDel="00000000" w:rsidR="00000000" w:rsidRPr="00000000">
            <w:rPr>
              <w:color w:val="273239"/>
              <w:sz w:val="26"/>
              <w:szCs w:val="26"/>
              <w:rtl w:val="0"/>
              <w:rPrChange w:author="Akshay Koulgi" w:id="5" w:date="2024-08-14T06:49:27Z">
                <w:rPr>
                  <w:color w:val="333333"/>
                  <w:sz w:val="24"/>
                  <w:szCs w:val="24"/>
                </w:rPr>
              </w:rPrChange>
            </w:rPr>
            <w:t xml:space="preserve">Then interceptor off.</w:t>
          </w:r>
        </w:sdtContent>
      </w:sdt>
    </w:p>
    <w:p w:rsidR="00000000" w:rsidDel="00000000" w:rsidP="00000000" w:rsidRDefault="00000000" w:rsidRPr="00000000" w14:paraId="00000124">
      <w:pPr>
        <w:numPr>
          <w:ilvl w:val="0"/>
          <w:numId w:val="16"/>
        </w:numPr>
        <w:ind w:left="720" w:hanging="360"/>
        <w:rPr>
          <w:color w:val="333333"/>
          <w:sz w:val="24"/>
          <w:szCs w:val="24"/>
        </w:rPr>
      </w:pPr>
      <w:sdt>
        <w:sdtPr>
          <w:tag w:val="goog_rdk_141"/>
        </w:sdtPr>
        <w:sdtContent>
          <w:r w:rsidDel="00000000" w:rsidR="00000000" w:rsidRPr="00000000">
            <w:rPr>
              <w:color w:val="273239"/>
              <w:sz w:val="26"/>
              <w:szCs w:val="26"/>
              <w:rtl w:val="0"/>
              <w:rPrChange w:author="Akshay Koulgi" w:id="5" w:date="2024-08-14T06:49:27Z">
                <w:rPr>
                  <w:color w:val="333333"/>
                  <w:sz w:val="24"/>
                  <w:szCs w:val="24"/>
                </w:rPr>
              </w:rPrChange>
            </w:rPr>
            <w:t xml:space="preserve">The changes will be reflected in the UI.</w:t>
          </w:r>
        </w:sdtContent>
      </w:sdt>
    </w:p>
    <w:sdt>
      <w:sdtPr>
        <w:tag w:val="goog_rdk_143"/>
      </w:sdtPr>
      <w:sdtContent>
        <w:p w:rsidR="00000000" w:rsidDel="00000000" w:rsidP="00000000" w:rsidRDefault="00000000" w:rsidRPr="00000000" w14:paraId="00000125">
          <w:pPr>
            <w:rPr>
              <w:color w:val="273239"/>
              <w:sz w:val="26"/>
              <w:szCs w:val="26"/>
              <w:rPrChange w:author="Akshay Koulgi" w:id="5" w:date="2024-08-14T06:49:27Z">
                <w:rPr>
                  <w:color w:val="333333"/>
                  <w:sz w:val="24"/>
                  <w:szCs w:val="24"/>
                </w:rPr>
              </w:rPrChange>
            </w:rPr>
          </w:pPr>
          <w:sdt>
            <w:sdtPr>
              <w:tag w:val="goog_rdk_142"/>
            </w:sdtPr>
            <w:sdtContent>
              <w:r w:rsidDel="00000000" w:rsidR="00000000" w:rsidRPr="00000000">
                <w:rPr>
                  <w:rtl w:val="0"/>
                </w:rPr>
              </w:r>
            </w:sdtContent>
          </w:sdt>
        </w:p>
      </w:sdtContent>
    </w:sdt>
    <w:sdt>
      <w:sdtPr>
        <w:tag w:val="goog_rdk_147"/>
      </w:sdtPr>
      <w:sdtContent>
        <w:p w:rsidR="00000000" w:rsidDel="00000000" w:rsidP="00000000" w:rsidRDefault="00000000" w:rsidRPr="00000000" w14:paraId="00000126">
          <w:pPr>
            <w:rPr>
              <w:color w:val="273239"/>
              <w:sz w:val="26"/>
              <w:szCs w:val="26"/>
              <w:rPrChange w:author="Akshay Koulgi" w:id="5" w:date="2024-08-14T06:49:27Z">
                <w:rPr>
                  <w:rFonts w:ascii="Roboto" w:cs="Roboto" w:eastAsia="Roboto" w:hAnsi="Roboto"/>
                  <w:color w:val="0d0d0d"/>
                  <w:sz w:val="24"/>
                  <w:szCs w:val="24"/>
                  <w:highlight w:val="white"/>
                </w:rPr>
              </w:rPrChange>
            </w:rPr>
          </w:pPr>
          <w:sdt>
            <w:sdtPr>
              <w:tag w:val="goog_rdk_144"/>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highlight w:val="white"/>
                    </w:rPr>
                  </w:rPrChange>
                </w:rPr>
                <w:t xml:space="preserve">A </w:t>
              </w:r>
            </w:sdtContent>
          </w:sdt>
          <w:sdt>
            <w:sdtPr>
              <w:tag w:val="goog_rdk_145"/>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highlight w:val="white"/>
                    </w:rPr>
                  </w:rPrChange>
                </w:rPr>
                <w:t xml:space="preserve">brute force attack</w:t>
              </w:r>
            </w:sdtContent>
          </w:sdt>
          <w:sdt>
            <w:sdtPr>
              <w:tag w:val="goog_rdk_146"/>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highlight w:val="white"/>
                    </w:rPr>
                  </w:rPrChange>
                </w:rPr>
                <w:t xml:space="preserve"> is a type of cyber attack where an attacker tries to gain unauthorised access to a system or account by systematically trying all possible combinations of usernames, passwords, or encryption keys until the correct one is found. </w:t>
              </w:r>
            </w:sdtContent>
          </w:sdt>
        </w:p>
      </w:sdtContent>
    </w:sdt>
    <w:sdt>
      <w:sdtPr>
        <w:tag w:val="goog_rdk_149"/>
      </w:sdtPr>
      <w:sdtContent>
        <w:p w:rsidR="00000000" w:rsidDel="00000000" w:rsidP="00000000" w:rsidRDefault="00000000" w:rsidRPr="00000000" w14:paraId="00000127">
          <w:pPr>
            <w:rPr>
              <w:color w:val="273239"/>
              <w:sz w:val="26"/>
              <w:szCs w:val="26"/>
              <w:rPrChange w:author="Akshay Koulgi" w:id="5" w:date="2024-08-14T06:49:27Z">
                <w:rPr>
                  <w:rFonts w:ascii="Roboto" w:cs="Roboto" w:eastAsia="Roboto" w:hAnsi="Roboto"/>
                  <w:color w:val="0d0d0d"/>
                  <w:sz w:val="24"/>
                  <w:szCs w:val="24"/>
                  <w:highlight w:val="white"/>
                </w:rPr>
              </w:rPrChange>
            </w:rPr>
          </w:pPr>
          <w:sdt>
            <w:sdtPr>
              <w:tag w:val="goog_rdk_148"/>
            </w:sdtPr>
            <w:sdtContent>
              <w:r w:rsidDel="00000000" w:rsidR="00000000" w:rsidRPr="00000000">
                <w:rPr>
                  <w:rtl w:val="0"/>
                </w:rPr>
              </w:r>
            </w:sdtContent>
          </w:sdt>
        </w:p>
      </w:sdtContent>
    </w:sdt>
    <w:sdt>
      <w:sdtPr>
        <w:tag w:val="goog_rdk_151"/>
      </w:sdtPr>
      <w:sdtContent>
        <w:p w:rsidR="00000000" w:rsidDel="00000000" w:rsidP="00000000" w:rsidRDefault="00000000" w:rsidRPr="00000000" w14:paraId="00000128">
          <w:pPr>
            <w:rPr>
              <w:color w:val="273239"/>
              <w:sz w:val="26"/>
              <w:szCs w:val="26"/>
              <w:rPrChange w:author="Akshay Koulgi" w:id="5" w:date="2024-08-14T06:49:27Z">
                <w:rPr>
                  <w:rFonts w:ascii="Roboto" w:cs="Roboto" w:eastAsia="Roboto" w:hAnsi="Roboto"/>
                  <w:color w:val="0d0d0d"/>
                  <w:sz w:val="24"/>
                  <w:szCs w:val="24"/>
                  <w:highlight w:val="white"/>
                </w:rPr>
              </w:rPrChange>
            </w:rPr>
          </w:pPr>
          <w:sdt>
            <w:sdtPr>
              <w:tag w:val="goog_rdk_150"/>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highlight w:val="white"/>
                    </w:rPr>
                  </w:rPrChange>
                </w:rPr>
                <w:t xml:space="preserve">200 usernames ,200 password </w:t>
              </w:r>
            </w:sdtContent>
          </w:sdt>
        </w:p>
      </w:sdtContent>
    </w:sdt>
    <w:sdt>
      <w:sdtPr>
        <w:tag w:val="goog_rdk_153"/>
      </w:sdtPr>
      <w:sdtContent>
        <w:p w:rsidR="00000000" w:rsidDel="00000000" w:rsidP="00000000" w:rsidRDefault="00000000" w:rsidRPr="00000000" w14:paraId="00000129">
          <w:pPr>
            <w:rPr>
              <w:color w:val="273239"/>
              <w:sz w:val="26"/>
              <w:szCs w:val="26"/>
              <w:rPrChange w:author="Akshay Koulgi" w:id="5" w:date="2024-08-14T06:49:27Z">
                <w:rPr>
                  <w:color w:val="333333"/>
                  <w:sz w:val="24"/>
                  <w:szCs w:val="24"/>
                </w:rPr>
              </w:rPrChange>
            </w:rPr>
          </w:pPr>
          <w:sdt>
            <w:sdtPr>
              <w:tag w:val="goog_rdk_152"/>
            </w:sdtPr>
            <w:sdtContent>
              <w:r w:rsidDel="00000000" w:rsidR="00000000" w:rsidRPr="00000000">
                <w:rPr>
                  <w:rtl w:val="0"/>
                </w:rPr>
              </w:r>
            </w:sdtContent>
          </w:sdt>
        </w:p>
      </w:sdtContent>
    </w:sdt>
    <w:sdt>
      <w:sdtPr>
        <w:tag w:val="goog_rdk_155"/>
      </w:sdtPr>
      <w:sdtContent>
        <w:p w:rsidR="00000000" w:rsidDel="00000000" w:rsidP="00000000" w:rsidRDefault="00000000" w:rsidRPr="00000000" w14:paraId="0000012A">
          <w:pPr>
            <w:ind w:left="0" w:firstLine="0"/>
            <w:rPr>
              <w:color w:val="273239"/>
              <w:sz w:val="26"/>
              <w:szCs w:val="26"/>
              <w:rPrChange w:author="Akshay Koulgi" w:id="5" w:date="2024-08-14T06:49:27Z">
                <w:rPr>
                  <w:b w:val="1"/>
                  <w:color w:val="333333"/>
                  <w:sz w:val="24"/>
                  <w:szCs w:val="24"/>
                </w:rPr>
              </w:rPrChange>
            </w:rPr>
          </w:pPr>
          <w:sdt>
            <w:sdtPr>
              <w:tag w:val="goog_rdk_154"/>
            </w:sdtPr>
            <w:sdtContent>
              <w:r w:rsidDel="00000000" w:rsidR="00000000" w:rsidRPr="00000000">
                <w:rPr>
                  <w:color w:val="273239"/>
                  <w:sz w:val="26"/>
                  <w:szCs w:val="26"/>
                  <w:rtl w:val="0"/>
                  <w:rPrChange w:author="Akshay Koulgi" w:id="5" w:date="2024-08-14T06:49:27Z">
                    <w:rPr>
                      <w:b w:val="1"/>
                      <w:color w:val="333333"/>
                      <w:sz w:val="24"/>
                      <w:szCs w:val="24"/>
                    </w:rPr>
                  </w:rPrChange>
                </w:rPr>
                <w:t xml:space="preserve">Brute force attack using BurpSuite : : </w:t>
              </w:r>
            </w:sdtContent>
          </w:sdt>
        </w:p>
      </w:sdtContent>
    </w:sdt>
    <w:p w:rsidR="00000000" w:rsidDel="00000000" w:rsidP="00000000" w:rsidRDefault="00000000" w:rsidRPr="00000000" w14:paraId="0000012B">
      <w:pPr>
        <w:numPr>
          <w:ilvl w:val="0"/>
          <w:numId w:val="11"/>
        </w:numPr>
        <w:ind w:left="720" w:hanging="360"/>
        <w:rPr>
          <w:color w:val="333333"/>
          <w:sz w:val="24"/>
          <w:szCs w:val="24"/>
        </w:rPr>
      </w:pPr>
      <w:sdt>
        <w:sdtPr>
          <w:tag w:val="goog_rdk_156"/>
        </w:sdtPr>
        <w:sdtContent>
          <w:r w:rsidDel="00000000" w:rsidR="00000000" w:rsidRPr="00000000">
            <w:rPr>
              <w:color w:val="273239"/>
              <w:sz w:val="26"/>
              <w:szCs w:val="26"/>
              <w:rtl w:val="0"/>
              <w:rPrChange w:author="Akshay Koulgi" w:id="5" w:date="2024-08-14T06:49:27Z">
                <w:rPr>
                  <w:color w:val="333333"/>
                  <w:sz w:val="24"/>
                  <w:szCs w:val="24"/>
                </w:rPr>
              </w:rPrChange>
            </w:rPr>
            <w:t xml:space="preserve">Set up Proxy in 127.0.0.1:8080 and go to a login page : </w:t>
          </w:r>
        </w:sdtContent>
      </w:sdt>
    </w:p>
    <w:sdt>
      <w:sdtPr>
        <w:tag w:val="goog_rdk_158"/>
      </w:sdtPr>
      <w:sdtContent>
        <w:p w:rsidR="00000000" w:rsidDel="00000000" w:rsidP="00000000" w:rsidRDefault="00000000" w:rsidRPr="00000000" w14:paraId="0000012C">
          <w:pPr>
            <w:ind w:left="720" w:firstLine="0"/>
            <w:rPr>
              <w:color w:val="273239"/>
              <w:sz w:val="26"/>
              <w:szCs w:val="26"/>
              <w:rPrChange w:author="Akshay Koulgi" w:id="5" w:date="2024-08-14T06:49:27Z">
                <w:rPr>
                  <w:color w:val="333333"/>
                  <w:sz w:val="24"/>
                  <w:szCs w:val="24"/>
                </w:rPr>
              </w:rPrChange>
            </w:rPr>
          </w:pPr>
          <w:sdt>
            <w:sdtPr>
              <w:tag w:val="goog_rdk_157"/>
            </w:sdtPr>
            <w:sdtContent>
              <w:r w:rsidDel="00000000" w:rsidR="00000000" w:rsidRPr="00000000">
                <w:rPr>
                  <w:color w:val="273239"/>
                  <w:sz w:val="26"/>
                  <w:szCs w:val="26"/>
                  <w:rtl w:val="0"/>
                  <w:rPrChange w:author="Akshay Koulgi" w:id="5" w:date="2024-08-14T06:49:27Z">
                    <w:rPr>
                      <w:color w:val="333333"/>
                      <w:sz w:val="24"/>
                      <w:szCs w:val="24"/>
                    </w:rPr>
                  </w:rPrChange>
                </w:rPr>
                <w:t xml:space="preserve">First without any proxy : </w:t>
              </w:r>
            </w:sdtContent>
          </w:sdt>
        </w:p>
      </w:sdtContent>
    </w:sdt>
    <w:sdt>
      <w:sdtPr>
        <w:tag w:val="goog_rdk_164"/>
      </w:sdtPr>
      <w:sdtContent>
        <w:p w:rsidR="00000000" w:rsidDel="00000000" w:rsidP="00000000" w:rsidRDefault="00000000" w:rsidRPr="00000000" w14:paraId="0000012D">
          <w:pPr>
            <w:ind w:left="720" w:firstLine="0"/>
            <w:rPr>
              <w:color w:val="273239"/>
              <w:sz w:val="26"/>
              <w:szCs w:val="26"/>
              <w:rPrChange w:author="Akshay Koulgi" w:id="5" w:date="2024-08-14T06:49:27Z">
                <w:rPr>
                  <w:color w:val="333333"/>
                  <w:sz w:val="24"/>
                  <w:szCs w:val="24"/>
                </w:rPr>
              </w:rPrChange>
            </w:rPr>
          </w:pPr>
          <w:sdt>
            <w:sdtPr>
              <w:tag w:val="goog_rdk_160"/>
            </w:sdtPr>
            <w:sdtContent>
              <w:del w:author="Akshay Koulgi" w:id="16" w:date="2024-04-15T11:30:08Z">
                <w:r w:rsidDel="00000000" w:rsidR="00000000" w:rsidRPr="00000000">
                  <w:fldChar w:fldCharType="begin"/>
                </w:r>
                <w:r w:rsidDel="00000000" w:rsidR="00000000" w:rsidRPr="00000000">
                  <w:delInstrText xml:space="preserve">HYPERLINK "http://testphp.vulnweb.com/login.php"</w:delInstrText>
                </w:r>
                <w:r w:rsidDel="00000000" w:rsidR="00000000" w:rsidRPr="00000000">
                  <w:fldChar w:fldCharType="separate"/>
                </w:r>
                <w:sdt>
                  <w:sdtPr>
                    <w:tag w:val="goog_rdk_161"/>
                  </w:sdtPr>
                  <w:sdtContent>
                    <w:r w:rsidDel="00000000" w:rsidR="00000000" w:rsidRPr="00000000">
                      <w:rPr>
                        <w:color w:val="273239"/>
                        <w:sz w:val="26"/>
                        <w:szCs w:val="26"/>
                        <w:rtl w:val="0"/>
                        <w:rPrChange w:author="Akshay Koulgi" w:id="5" w:date="2024-08-14T06:49:27Z">
                          <w:rPr>
                            <w:color w:val="1155cc"/>
                            <w:sz w:val="24"/>
                            <w:szCs w:val="24"/>
                            <w:u w:val="single"/>
                          </w:rPr>
                        </w:rPrChange>
                      </w:rPr>
                      <w:delText xml:space="preserve">http://testphp</w:delText>
                    </w:r>
                  </w:sdtContent>
                </w:sdt>
                <w:r w:rsidDel="00000000" w:rsidR="00000000" w:rsidRPr="00000000">
                  <w:fldChar w:fldCharType="end"/>
                </w:r>
              </w:del>
            </w:sdtContent>
          </w:sdt>
          <w:hyperlink r:id="rId15">
            <w:sdt>
              <w:sdtPr>
                <w:tag w:val="goog_rdk_162"/>
              </w:sdtPr>
              <w:sdtContent>
                <w:r w:rsidDel="00000000" w:rsidR="00000000" w:rsidRPr="00000000">
                  <w:rPr>
                    <w:color w:val="273239"/>
                    <w:sz w:val="26"/>
                    <w:szCs w:val="26"/>
                    <w:rtl w:val="0"/>
                    <w:rPrChange w:author="Akshay Koulgi" w:id="5" w:date="2024-08-14T06:49:27Z">
                      <w:rPr>
                        <w:color w:val="1155cc"/>
                        <w:sz w:val="24"/>
                        <w:szCs w:val="24"/>
                        <w:u w:val="single"/>
                      </w:rPr>
                    </w:rPrChange>
                  </w:rPr>
                  <w:t xml:space="preserve">.vulner http://testphpb.com/login.php</w:t>
                </w:r>
              </w:sdtContent>
            </w:sdt>
          </w:hyperlink>
          <w:sdt>
            <w:sdtPr>
              <w:tag w:val="goog_rdk_163"/>
            </w:sdtPr>
            <w:sdtContent>
              <w:r w:rsidDel="00000000" w:rsidR="00000000" w:rsidRPr="00000000">
                <w:rPr>
                  <w:rtl w:val="0"/>
                </w:rPr>
              </w:r>
            </w:sdtContent>
          </w:sdt>
        </w:p>
      </w:sdtContent>
    </w:sdt>
    <w:p w:rsidR="00000000" w:rsidDel="00000000" w:rsidP="00000000" w:rsidRDefault="00000000" w:rsidRPr="00000000" w14:paraId="0000012E">
      <w:pPr>
        <w:numPr>
          <w:ilvl w:val="0"/>
          <w:numId w:val="11"/>
        </w:numPr>
        <w:ind w:left="720" w:hanging="360"/>
        <w:rPr>
          <w:color w:val="333333"/>
          <w:sz w:val="24"/>
          <w:szCs w:val="24"/>
        </w:rPr>
      </w:pPr>
      <w:sdt>
        <w:sdtPr>
          <w:tag w:val="goog_rdk_165"/>
        </w:sdtPr>
        <w:sdtContent>
          <w:r w:rsidDel="00000000" w:rsidR="00000000" w:rsidRPr="00000000">
            <w:rPr>
              <w:color w:val="273239"/>
              <w:sz w:val="26"/>
              <w:szCs w:val="26"/>
              <w:rtl w:val="0"/>
              <w:rPrChange w:author="Akshay Koulgi" w:id="5" w:date="2024-08-14T06:49:27Z">
                <w:rPr>
                  <w:color w:val="333333"/>
                  <w:sz w:val="24"/>
                  <w:szCs w:val="24"/>
                </w:rPr>
              </w:rPrChange>
            </w:rPr>
            <w:t xml:space="preserve">Then Open BurpSuite and make sure that , there also proxy is configured to the same localhost.</w:t>
          </w:r>
        </w:sdtContent>
      </w:sdt>
    </w:p>
    <w:p w:rsidR="00000000" w:rsidDel="00000000" w:rsidP="00000000" w:rsidRDefault="00000000" w:rsidRPr="00000000" w14:paraId="0000012F">
      <w:pPr>
        <w:numPr>
          <w:ilvl w:val="0"/>
          <w:numId w:val="11"/>
        </w:numPr>
        <w:ind w:left="720" w:hanging="360"/>
        <w:rPr>
          <w:color w:val="333333"/>
          <w:sz w:val="24"/>
          <w:szCs w:val="24"/>
        </w:rPr>
      </w:pPr>
      <w:sdt>
        <w:sdtPr>
          <w:tag w:val="goog_rdk_166"/>
        </w:sdtPr>
        <w:sdtContent>
          <w:r w:rsidDel="00000000" w:rsidR="00000000" w:rsidRPr="00000000">
            <w:rPr>
              <w:color w:val="273239"/>
              <w:sz w:val="26"/>
              <w:szCs w:val="26"/>
              <w:rtl w:val="0"/>
              <w:rPrChange w:author="Akshay Koulgi" w:id="5" w:date="2024-08-14T06:49:27Z">
                <w:rPr>
                  <w:color w:val="333333"/>
                  <w:sz w:val="24"/>
                  <w:szCs w:val="24"/>
                </w:rPr>
              </w:rPrChange>
            </w:rPr>
            <w:t xml:space="preserve">Make sure the website is visible in the http history of burpsuite.</w:t>
          </w:r>
        </w:sdtContent>
      </w:sdt>
    </w:p>
    <w:p w:rsidR="00000000" w:rsidDel="00000000" w:rsidP="00000000" w:rsidRDefault="00000000" w:rsidRPr="00000000" w14:paraId="00000130">
      <w:pPr>
        <w:numPr>
          <w:ilvl w:val="0"/>
          <w:numId w:val="11"/>
        </w:numPr>
        <w:ind w:left="720" w:hanging="360"/>
        <w:rPr>
          <w:color w:val="333333"/>
          <w:sz w:val="24"/>
          <w:szCs w:val="24"/>
        </w:rPr>
      </w:pPr>
      <w:sdt>
        <w:sdtPr>
          <w:tag w:val="goog_rdk_167"/>
        </w:sdtPr>
        <w:sdtContent>
          <w:r w:rsidDel="00000000" w:rsidR="00000000" w:rsidRPr="00000000">
            <w:rPr>
              <w:color w:val="273239"/>
              <w:sz w:val="26"/>
              <w:szCs w:val="26"/>
              <w:rtl w:val="0"/>
              <w:rPrChange w:author="Akshay Koulgi" w:id="5" w:date="2024-08-14T06:49:27Z">
                <w:rPr>
                  <w:color w:val="333333"/>
                  <w:sz w:val="24"/>
                  <w:szCs w:val="24"/>
                </w:rPr>
              </w:rPrChange>
            </w:rPr>
            <w:t xml:space="preserve">Add the website to intruder by right click on URl as shown below : </w:t>
          </w:r>
        </w:sdtContent>
      </w:sdt>
    </w:p>
    <w:sdt>
      <w:sdtPr>
        <w:tag w:val="goog_rdk_169"/>
      </w:sdtPr>
      <w:sdtContent>
        <w:p w:rsidR="00000000" w:rsidDel="00000000" w:rsidP="00000000" w:rsidRDefault="00000000" w:rsidRPr="00000000" w14:paraId="00000131">
          <w:pPr>
            <w:rPr>
              <w:color w:val="273239"/>
              <w:sz w:val="26"/>
              <w:szCs w:val="26"/>
              <w:rPrChange w:author="Akshay Koulgi" w:id="5" w:date="2024-08-14T06:49:27Z">
                <w:rPr>
                  <w:b w:val="1"/>
                  <w:color w:val="333333"/>
                  <w:sz w:val="24"/>
                  <w:szCs w:val="24"/>
                </w:rPr>
              </w:rPrChange>
            </w:rPr>
          </w:pPr>
          <w:r w:rsidDel="00000000" w:rsidR="00000000" w:rsidRPr="00000000">
            <w:rPr>
              <w:color w:val="273239"/>
              <w:sz w:val="26"/>
              <w:szCs w:val="26"/>
              <w:rPrChange w:author="Akshay Koulgi" w:id="5" w:date="2024-08-14T06:49:27Z">
                <w:rPr>
                  <w:b w:val="1"/>
                  <w:color w:val="333333"/>
                  <w:sz w:val="24"/>
                  <w:szCs w:val="24"/>
                </w:rPr>
              </w:rPrChange>
            </w:rPr>
            <w:drawing>
              <wp:inline distB="114300" distT="114300" distL="114300" distR="114300">
                <wp:extent cx="5731200" cy="5753100"/>
                <wp:effectExtent b="0" l="0" r="0" t="0"/>
                <wp:docPr id="2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5753100"/>
                        </a:xfrm>
                        <a:prstGeom prst="rect"/>
                        <a:ln/>
                      </pic:spPr>
                    </pic:pic>
                  </a:graphicData>
                </a:graphic>
              </wp:inline>
            </w:drawing>
          </w:r>
          <w:sdt>
            <w:sdtPr>
              <w:tag w:val="goog_rdk_168"/>
            </w:sdtPr>
            <w:sdtContent>
              <w:r w:rsidDel="00000000" w:rsidR="00000000" w:rsidRPr="00000000">
                <w:rPr>
                  <w:rtl w:val="0"/>
                </w:rPr>
              </w:r>
            </w:sdtContent>
          </w:sdt>
        </w:p>
      </w:sdtContent>
    </w:sdt>
    <w:sdt>
      <w:sdtPr>
        <w:tag w:val="goog_rdk_171"/>
      </w:sdtPr>
      <w:sdtContent>
        <w:p w:rsidR="00000000" w:rsidDel="00000000" w:rsidP="00000000" w:rsidRDefault="00000000" w:rsidRPr="00000000" w14:paraId="00000132">
          <w:pPr>
            <w:ind w:left="720" w:firstLine="0"/>
            <w:rPr>
              <w:color w:val="273239"/>
              <w:sz w:val="26"/>
              <w:szCs w:val="26"/>
              <w:rPrChange w:author="Akshay Koulgi" w:id="5" w:date="2024-08-14T06:49:27Z">
                <w:rPr>
                  <w:color w:val="333333"/>
                  <w:sz w:val="24"/>
                  <w:szCs w:val="24"/>
                </w:rPr>
              </w:rPrChange>
            </w:rPr>
          </w:pPr>
          <w:sdt>
            <w:sdtPr>
              <w:tag w:val="goog_rdk_170"/>
            </w:sdtPr>
            <w:sdtContent>
              <w:r w:rsidDel="00000000" w:rsidR="00000000" w:rsidRPr="00000000">
                <w:rPr>
                  <w:rtl w:val="0"/>
                </w:rPr>
              </w:r>
            </w:sdtContent>
          </w:sdt>
        </w:p>
      </w:sdtContent>
    </w:sdt>
    <w:p w:rsidR="00000000" w:rsidDel="00000000" w:rsidP="00000000" w:rsidRDefault="00000000" w:rsidRPr="00000000" w14:paraId="00000133">
      <w:pPr>
        <w:numPr>
          <w:ilvl w:val="0"/>
          <w:numId w:val="11"/>
        </w:numPr>
        <w:ind w:left="720" w:hanging="360"/>
        <w:rPr>
          <w:color w:val="333333"/>
          <w:sz w:val="24"/>
          <w:szCs w:val="24"/>
        </w:rPr>
      </w:pPr>
      <w:sdt>
        <w:sdtPr>
          <w:tag w:val="goog_rdk_172"/>
        </w:sdtPr>
        <w:sdtContent>
          <w:r w:rsidDel="00000000" w:rsidR="00000000" w:rsidRPr="00000000">
            <w:rPr>
              <w:color w:val="273239"/>
              <w:sz w:val="26"/>
              <w:szCs w:val="26"/>
              <w:rtl w:val="0"/>
              <w:rPrChange w:author="Akshay Koulgi" w:id="5" w:date="2024-08-14T06:49:27Z">
                <w:rPr>
                  <w:color w:val="333333"/>
                  <w:sz w:val="24"/>
                  <w:szCs w:val="24"/>
                </w:rPr>
              </w:rPrChange>
            </w:rPr>
            <w:t xml:space="preserve">Enter details of username and password and click on Login.</w:t>
          </w:r>
        </w:sdtContent>
      </w:sdt>
    </w:p>
    <w:p w:rsidR="00000000" w:rsidDel="00000000" w:rsidP="00000000" w:rsidRDefault="00000000" w:rsidRPr="00000000" w14:paraId="00000134">
      <w:pPr>
        <w:numPr>
          <w:ilvl w:val="0"/>
          <w:numId w:val="11"/>
        </w:numPr>
        <w:ind w:left="720" w:hanging="360"/>
        <w:rPr>
          <w:color w:val="333333"/>
          <w:sz w:val="24"/>
          <w:szCs w:val="24"/>
        </w:rPr>
      </w:pPr>
      <w:sdt>
        <w:sdtPr>
          <w:tag w:val="goog_rdk_173"/>
        </w:sdtPr>
        <w:sdtContent>
          <w:r w:rsidDel="00000000" w:rsidR="00000000" w:rsidRPr="00000000">
            <w:rPr>
              <w:color w:val="273239"/>
              <w:sz w:val="26"/>
              <w:szCs w:val="26"/>
              <w:rtl w:val="0"/>
              <w:rPrChange w:author="Akshay Koulgi" w:id="5" w:date="2024-08-14T06:49:27Z">
                <w:rPr>
                  <w:color w:val="333333"/>
                  <w:sz w:val="24"/>
                  <w:szCs w:val="24"/>
                </w:rPr>
              </w:rPrChange>
            </w:rPr>
            <w:t xml:space="preserve">All the login details are visible as a post request in Burp Suite.</w:t>
          </w:r>
        </w:sdtContent>
      </w:sdt>
    </w:p>
    <w:p w:rsidR="00000000" w:rsidDel="00000000" w:rsidP="00000000" w:rsidRDefault="00000000" w:rsidRPr="00000000" w14:paraId="00000135">
      <w:pPr>
        <w:numPr>
          <w:ilvl w:val="0"/>
          <w:numId w:val="11"/>
        </w:numPr>
        <w:ind w:left="720" w:hanging="360"/>
        <w:rPr>
          <w:color w:val="333333"/>
          <w:sz w:val="24"/>
          <w:szCs w:val="24"/>
        </w:rPr>
      </w:pPr>
      <w:sdt>
        <w:sdtPr>
          <w:tag w:val="goog_rdk_174"/>
        </w:sdtPr>
        <w:sdtContent>
          <w:r w:rsidDel="00000000" w:rsidR="00000000" w:rsidRPr="00000000">
            <w:rPr>
              <w:color w:val="273239"/>
              <w:sz w:val="26"/>
              <w:szCs w:val="26"/>
              <w:rtl w:val="0"/>
              <w:rPrChange w:author="Akshay Koulgi" w:id="5" w:date="2024-08-14T06:49:27Z">
                <w:rPr>
                  <w:color w:val="333333"/>
                  <w:sz w:val="24"/>
                  <w:szCs w:val="24"/>
                </w:rPr>
              </w:rPrChange>
            </w:rPr>
            <w:t xml:space="preserve">Go to the Intruder section, change the attack type to cluster bomb.</w:t>
          </w:r>
        </w:sdtContent>
      </w:sdt>
    </w:p>
    <w:sdt>
      <w:sdtPr>
        <w:tag w:val="goog_rdk_176"/>
      </w:sdtPr>
      <w:sdtContent>
        <w:p w:rsidR="00000000" w:rsidDel="00000000" w:rsidP="00000000" w:rsidRDefault="00000000" w:rsidRPr="00000000" w14:paraId="00000136">
          <w:pPr>
            <w:ind w:left="720" w:firstLine="0"/>
            <w:rPr>
              <w:color w:val="273239"/>
              <w:sz w:val="26"/>
              <w:szCs w:val="26"/>
              <w:rPrChange w:author="Akshay Koulgi" w:id="5" w:date="2024-08-14T06:49:27Z">
                <w:rPr>
                  <w:color w:val="333333"/>
                  <w:sz w:val="24"/>
                  <w:szCs w:val="24"/>
                </w:rPr>
              </w:rPrChange>
            </w:rPr>
          </w:pPr>
          <w:sdt>
            <w:sdtPr>
              <w:tag w:val="goog_rdk_175"/>
            </w:sdtPr>
            <w:sdtContent>
              <w:r w:rsidDel="00000000" w:rsidR="00000000" w:rsidRPr="00000000">
                <w:rPr>
                  <w:color w:val="273239"/>
                  <w:sz w:val="26"/>
                  <w:szCs w:val="26"/>
                  <w:rtl w:val="0"/>
                  <w:rPrChange w:author="Akshay Koulgi" w:id="5" w:date="2024-08-14T06:49:27Z">
                    <w:rPr>
                      <w:color w:val="333333"/>
                      <w:sz w:val="24"/>
                      <w:szCs w:val="24"/>
                    </w:rPr>
                  </w:rPrChange>
                </w:rPr>
                <w:t xml:space="preserve"> </w:t>
              </w:r>
            </w:sdtContent>
          </w:sdt>
        </w:p>
      </w:sdtContent>
    </w:sdt>
    <w:sdt>
      <w:sdtPr>
        <w:tag w:val="goog_rdk_178"/>
      </w:sdtPr>
      <w:sdtContent>
        <w:p w:rsidR="00000000" w:rsidDel="00000000" w:rsidP="00000000" w:rsidRDefault="00000000" w:rsidRPr="00000000" w14:paraId="00000137">
          <w:pPr>
            <w:rPr>
              <w:color w:val="273239"/>
              <w:sz w:val="26"/>
              <w:szCs w:val="26"/>
              <w:rPrChange w:author="Akshay Koulgi" w:id="5" w:date="2024-08-14T06:49:27Z">
                <w:rPr>
                  <w:color w:val="333333"/>
                  <w:sz w:val="24"/>
                  <w:szCs w:val="24"/>
                </w:rPr>
              </w:rPrChange>
            </w:rPr>
          </w:pPr>
          <w:sdt>
            <w:sdtPr>
              <w:tag w:val="goog_rdk_177"/>
            </w:sdtPr>
            <w:sdtContent>
              <w:r w:rsidDel="00000000" w:rsidR="00000000" w:rsidRPr="00000000">
                <w:rPr>
                  <w:rtl w:val="0"/>
                </w:rPr>
              </w:r>
            </w:sdtContent>
          </w:sdt>
        </w:p>
      </w:sdtContent>
    </w:sdt>
    <w:sdt>
      <w:sdtPr>
        <w:tag w:val="goog_rdk_180"/>
      </w:sdtPr>
      <w:sdtContent>
        <w:p w:rsidR="00000000" w:rsidDel="00000000" w:rsidP="00000000" w:rsidRDefault="00000000" w:rsidRPr="00000000" w14:paraId="00000138">
          <w:pPr>
            <w:rPr>
              <w:color w:val="273239"/>
              <w:sz w:val="26"/>
              <w:szCs w:val="26"/>
              <w:rPrChange w:author="Akshay Koulgi" w:id="5" w:date="2024-08-14T06:49:27Z">
                <w:rPr>
                  <w:color w:val="333333"/>
                  <w:sz w:val="24"/>
                  <w:szCs w:val="24"/>
                </w:rPr>
              </w:rPrChange>
            </w:rPr>
          </w:pPr>
          <w:r w:rsidDel="00000000" w:rsidR="00000000" w:rsidRPr="00000000">
            <w:rPr>
              <w:color w:val="273239"/>
              <w:sz w:val="26"/>
              <w:szCs w:val="26"/>
              <w:rPrChange w:author="Akshay Koulgi" w:id="5" w:date="2024-08-14T06:49:27Z">
                <w:rPr>
                  <w:color w:val="333333"/>
                  <w:sz w:val="24"/>
                  <w:szCs w:val="24"/>
                </w:rPr>
              </w:rPrChange>
            </w:rPr>
            <w:drawing>
              <wp:inline distB="114300" distT="114300" distL="114300" distR="114300">
                <wp:extent cx="5731200" cy="3708400"/>
                <wp:effectExtent b="0" l="0" r="0" t="0"/>
                <wp:docPr id="2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3708400"/>
                        </a:xfrm>
                        <a:prstGeom prst="rect"/>
                        <a:ln/>
                      </pic:spPr>
                    </pic:pic>
                  </a:graphicData>
                </a:graphic>
              </wp:inline>
            </w:drawing>
          </w:r>
          <w:sdt>
            <w:sdtPr>
              <w:tag w:val="goog_rdk_179"/>
            </w:sdtPr>
            <w:sdtContent>
              <w:r w:rsidDel="00000000" w:rsidR="00000000" w:rsidRPr="00000000">
                <w:rPr>
                  <w:rtl w:val="0"/>
                </w:rPr>
              </w:r>
            </w:sdtContent>
          </w:sdt>
        </w:p>
      </w:sdtContent>
    </w:sdt>
    <w:sdt>
      <w:sdtPr>
        <w:tag w:val="goog_rdk_182"/>
      </w:sdtPr>
      <w:sdtContent>
        <w:p w:rsidR="00000000" w:rsidDel="00000000" w:rsidP="00000000" w:rsidRDefault="00000000" w:rsidRPr="00000000" w14:paraId="00000139">
          <w:pPr>
            <w:rPr>
              <w:color w:val="273239"/>
              <w:sz w:val="26"/>
              <w:szCs w:val="26"/>
              <w:rPrChange w:author="Akshay Koulgi" w:id="5" w:date="2024-08-14T06:49:27Z">
                <w:rPr>
                  <w:color w:val="333333"/>
                  <w:sz w:val="24"/>
                  <w:szCs w:val="24"/>
                </w:rPr>
              </w:rPrChange>
            </w:rPr>
          </w:pPr>
          <w:sdt>
            <w:sdtPr>
              <w:tag w:val="goog_rdk_181"/>
            </w:sdtPr>
            <w:sdtContent>
              <w:r w:rsidDel="00000000" w:rsidR="00000000" w:rsidRPr="00000000">
                <w:rPr>
                  <w:color w:val="273239"/>
                  <w:sz w:val="26"/>
                  <w:szCs w:val="26"/>
                  <w:rtl w:val="0"/>
                  <w:rPrChange w:author="Akshay Koulgi" w:id="5" w:date="2024-08-14T06:49:27Z">
                    <w:rPr>
                      <w:color w:val="333333"/>
                      <w:sz w:val="24"/>
                      <w:szCs w:val="24"/>
                    </w:rPr>
                  </w:rPrChange>
                </w:rPr>
                <w:t xml:space="preserve">9) Add payloads of username and password as shown : </w:t>
              </w:r>
            </w:sdtContent>
          </w:sdt>
        </w:p>
      </w:sdtContent>
    </w:sdt>
    <w:sdt>
      <w:sdtPr>
        <w:tag w:val="goog_rdk_184"/>
      </w:sdtPr>
      <w:sdtContent>
        <w:p w:rsidR="00000000" w:rsidDel="00000000" w:rsidP="00000000" w:rsidRDefault="00000000" w:rsidRPr="00000000" w14:paraId="0000013A">
          <w:pPr>
            <w:rPr>
              <w:color w:val="273239"/>
              <w:sz w:val="26"/>
              <w:szCs w:val="26"/>
              <w:rPrChange w:author="Akshay Koulgi" w:id="5" w:date="2024-08-14T06:49:27Z">
                <w:rPr>
                  <w:color w:val="333333"/>
                  <w:sz w:val="24"/>
                  <w:szCs w:val="24"/>
                </w:rPr>
              </w:rPrChange>
            </w:rPr>
          </w:pPr>
          <w:r w:rsidDel="00000000" w:rsidR="00000000" w:rsidRPr="00000000">
            <w:rPr>
              <w:color w:val="273239"/>
              <w:sz w:val="26"/>
              <w:szCs w:val="26"/>
              <w:rPrChange w:author="Akshay Koulgi" w:id="5" w:date="2024-08-14T06:49:27Z">
                <w:rPr>
                  <w:color w:val="333333"/>
                  <w:sz w:val="24"/>
                  <w:szCs w:val="24"/>
                </w:rPr>
              </w:rPrChange>
            </w:rPr>
            <w:drawing>
              <wp:inline distB="114300" distT="114300" distL="114300" distR="114300">
                <wp:extent cx="3790950" cy="4324350"/>
                <wp:effectExtent b="0" l="0" r="0" t="0"/>
                <wp:docPr id="2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790950" cy="4324350"/>
                        </a:xfrm>
                        <a:prstGeom prst="rect"/>
                        <a:ln/>
                      </pic:spPr>
                    </pic:pic>
                  </a:graphicData>
                </a:graphic>
              </wp:inline>
            </w:drawing>
          </w:r>
          <w:sdt>
            <w:sdtPr>
              <w:tag w:val="goog_rdk_183"/>
            </w:sdtPr>
            <w:sdtContent>
              <w:r w:rsidDel="00000000" w:rsidR="00000000" w:rsidRPr="00000000">
                <w:rPr>
                  <w:rtl w:val="0"/>
                </w:rPr>
              </w:r>
            </w:sdtContent>
          </w:sdt>
        </w:p>
      </w:sdtContent>
    </w:sdt>
    <w:sdt>
      <w:sdtPr>
        <w:tag w:val="goog_rdk_186"/>
      </w:sdtPr>
      <w:sdtContent>
        <w:p w:rsidR="00000000" w:rsidDel="00000000" w:rsidP="00000000" w:rsidRDefault="00000000" w:rsidRPr="00000000" w14:paraId="0000013B">
          <w:pPr>
            <w:rPr>
              <w:color w:val="273239"/>
              <w:sz w:val="26"/>
              <w:szCs w:val="26"/>
              <w:rPrChange w:author="Akshay Koulgi" w:id="5" w:date="2024-08-14T06:49:27Z">
                <w:rPr>
                  <w:color w:val="333333"/>
                  <w:sz w:val="24"/>
                  <w:szCs w:val="24"/>
                </w:rPr>
              </w:rPrChange>
            </w:rPr>
          </w:pPr>
          <w:sdt>
            <w:sdtPr>
              <w:tag w:val="goog_rdk_185"/>
            </w:sdtPr>
            <w:sdtContent>
              <w:r w:rsidDel="00000000" w:rsidR="00000000" w:rsidRPr="00000000">
                <w:rPr>
                  <w:rtl w:val="0"/>
                </w:rPr>
              </w:r>
            </w:sdtContent>
          </w:sdt>
        </w:p>
      </w:sdtContent>
    </w:sdt>
    <w:sdt>
      <w:sdtPr>
        <w:tag w:val="goog_rdk_188"/>
      </w:sdtPr>
      <w:sdtContent>
        <w:p w:rsidR="00000000" w:rsidDel="00000000" w:rsidP="00000000" w:rsidRDefault="00000000" w:rsidRPr="00000000" w14:paraId="0000013C">
          <w:pPr>
            <w:rPr>
              <w:color w:val="273239"/>
              <w:sz w:val="26"/>
              <w:szCs w:val="26"/>
              <w:rPrChange w:author="Akshay Koulgi" w:id="5" w:date="2024-08-14T06:49:27Z">
                <w:rPr>
                  <w:color w:val="333333"/>
                  <w:sz w:val="24"/>
                  <w:szCs w:val="24"/>
                </w:rPr>
              </w:rPrChange>
            </w:rPr>
          </w:pPr>
          <w:sdt>
            <w:sdtPr>
              <w:tag w:val="goog_rdk_187"/>
            </w:sdtPr>
            <w:sdtContent>
              <w:r w:rsidDel="00000000" w:rsidR="00000000" w:rsidRPr="00000000">
                <w:rPr>
                  <w:rtl w:val="0"/>
                </w:rPr>
              </w:r>
            </w:sdtContent>
          </w:sdt>
        </w:p>
      </w:sdtContent>
    </w:sdt>
    <w:sdt>
      <w:sdtPr>
        <w:tag w:val="goog_rdk_190"/>
      </w:sdtPr>
      <w:sdtContent>
        <w:p w:rsidR="00000000" w:rsidDel="00000000" w:rsidP="00000000" w:rsidRDefault="00000000" w:rsidRPr="00000000" w14:paraId="0000013D">
          <w:pPr>
            <w:rPr>
              <w:color w:val="273239"/>
              <w:sz w:val="26"/>
              <w:szCs w:val="26"/>
              <w:rPrChange w:author="Akshay Koulgi" w:id="5" w:date="2024-08-14T06:49:27Z">
                <w:rPr>
                  <w:color w:val="333333"/>
                  <w:sz w:val="24"/>
                  <w:szCs w:val="24"/>
                </w:rPr>
              </w:rPrChange>
            </w:rPr>
          </w:pPr>
          <w:r w:rsidDel="00000000" w:rsidR="00000000" w:rsidRPr="00000000">
            <w:rPr>
              <w:color w:val="273239"/>
              <w:sz w:val="26"/>
              <w:szCs w:val="26"/>
              <w:rPrChange w:author="Akshay Koulgi" w:id="5" w:date="2024-08-14T06:49:27Z">
                <w:rPr>
                  <w:color w:val="333333"/>
                  <w:sz w:val="24"/>
                  <w:szCs w:val="24"/>
                </w:rPr>
              </w:rPrChange>
            </w:rPr>
            <w:drawing>
              <wp:inline distB="114300" distT="114300" distL="114300" distR="114300">
                <wp:extent cx="3733800" cy="4400550"/>
                <wp:effectExtent b="0" l="0" r="0" t="0"/>
                <wp:docPr id="2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733800" cy="4400550"/>
                        </a:xfrm>
                        <a:prstGeom prst="rect"/>
                        <a:ln/>
                      </pic:spPr>
                    </pic:pic>
                  </a:graphicData>
                </a:graphic>
              </wp:inline>
            </w:drawing>
          </w:r>
          <w:sdt>
            <w:sdtPr>
              <w:tag w:val="goog_rdk_189"/>
            </w:sdtPr>
            <w:sdtContent>
              <w:r w:rsidDel="00000000" w:rsidR="00000000" w:rsidRPr="00000000">
                <w:rPr>
                  <w:rtl w:val="0"/>
                </w:rPr>
              </w:r>
            </w:sdtContent>
          </w:sdt>
        </w:p>
      </w:sdtContent>
    </w:sdt>
    <w:sdt>
      <w:sdtPr>
        <w:tag w:val="goog_rdk_192"/>
      </w:sdtPr>
      <w:sdtContent>
        <w:p w:rsidR="00000000" w:rsidDel="00000000" w:rsidP="00000000" w:rsidRDefault="00000000" w:rsidRPr="00000000" w14:paraId="0000013E">
          <w:pPr>
            <w:rPr>
              <w:color w:val="273239"/>
              <w:sz w:val="26"/>
              <w:szCs w:val="26"/>
              <w:rPrChange w:author="Akshay Koulgi" w:id="5" w:date="2024-08-14T06:49:27Z">
                <w:rPr>
                  <w:color w:val="333333"/>
                  <w:sz w:val="24"/>
                  <w:szCs w:val="24"/>
                </w:rPr>
              </w:rPrChange>
            </w:rPr>
          </w:pPr>
          <w:sdt>
            <w:sdtPr>
              <w:tag w:val="goog_rdk_191"/>
            </w:sdtPr>
            <w:sdtContent>
              <w:r w:rsidDel="00000000" w:rsidR="00000000" w:rsidRPr="00000000">
                <w:rPr>
                  <w:color w:val="273239"/>
                  <w:sz w:val="26"/>
                  <w:szCs w:val="26"/>
                  <w:rtl w:val="0"/>
                  <w:rPrChange w:author="Akshay Koulgi" w:id="5" w:date="2024-08-14T06:49:27Z">
                    <w:rPr>
                      <w:color w:val="333333"/>
                      <w:sz w:val="24"/>
                      <w:szCs w:val="24"/>
                    </w:rPr>
                  </w:rPrChange>
                </w:rPr>
                <w:t xml:space="preserve">10 ) Then click On Start attack.</w:t>
              </w:r>
            </w:sdtContent>
          </w:sdt>
        </w:p>
      </w:sdtContent>
    </w:sdt>
    <w:sdt>
      <w:sdtPr>
        <w:tag w:val="goog_rdk_194"/>
      </w:sdtPr>
      <w:sdtContent>
        <w:p w:rsidR="00000000" w:rsidDel="00000000" w:rsidP="00000000" w:rsidRDefault="00000000" w:rsidRPr="00000000" w14:paraId="0000013F">
          <w:pPr>
            <w:rPr>
              <w:color w:val="273239"/>
              <w:sz w:val="26"/>
              <w:szCs w:val="26"/>
              <w:rPrChange w:author="Akshay Koulgi" w:id="5" w:date="2024-08-14T06:49:27Z">
                <w:rPr>
                  <w:color w:val="333333"/>
                  <w:sz w:val="24"/>
                  <w:szCs w:val="24"/>
                </w:rPr>
              </w:rPrChange>
            </w:rPr>
          </w:pPr>
          <w:sdt>
            <w:sdtPr>
              <w:tag w:val="goog_rdk_193"/>
            </w:sdtPr>
            <w:sdtContent>
              <w:r w:rsidDel="00000000" w:rsidR="00000000" w:rsidRPr="00000000">
                <w:rPr>
                  <w:rtl w:val="0"/>
                </w:rPr>
              </w:r>
            </w:sdtContent>
          </w:sdt>
        </w:p>
      </w:sdtContent>
    </w:sdt>
    <w:sdt>
      <w:sdtPr>
        <w:tag w:val="goog_rdk_196"/>
      </w:sdtPr>
      <w:sdtContent>
        <w:p w:rsidR="00000000" w:rsidDel="00000000" w:rsidP="00000000" w:rsidRDefault="00000000" w:rsidRPr="00000000" w14:paraId="00000140">
          <w:pPr>
            <w:rPr>
              <w:color w:val="273239"/>
              <w:sz w:val="26"/>
              <w:szCs w:val="26"/>
              <w:rPrChange w:author="Akshay Koulgi" w:id="5" w:date="2024-08-14T06:49:27Z">
                <w:rPr>
                  <w:color w:val="333333"/>
                  <w:sz w:val="24"/>
                  <w:szCs w:val="24"/>
                </w:rPr>
              </w:rPrChange>
            </w:rPr>
          </w:pPr>
          <w:sdt>
            <w:sdtPr>
              <w:tag w:val="goog_rdk_195"/>
            </w:sdtPr>
            <w:sdtContent>
              <w:r w:rsidDel="00000000" w:rsidR="00000000" w:rsidRPr="00000000">
                <w:rPr>
                  <w:rtl w:val="0"/>
                </w:rPr>
              </w:r>
            </w:sdtContent>
          </w:sdt>
        </w:p>
      </w:sdtContent>
    </w:sdt>
    <w:sdt>
      <w:sdtPr>
        <w:tag w:val="goog_rdk_198"/>
      </w:sdtPr>
      <w:sdtContent>
        <w:p w:rsidR="00000000" w:rsidDel="00000000" w:rsidP="00000000" w:rsidRDefault="00000000" w:rsidRPr="00000000" w14:paraId="00000141">
          <w:pPr>
            <w:rPr>
              <w:color w:val="273239"/>
              <w:sz w:val="26"/>
              <w:szCs w:val="26"/>
              <w:rPrChange w:author="Akshay Koulgi" w:id="5" w:date="2024-08-14T06:49:27Z">
                <w:rPr>
                  <w:color w:val="333333"/>
                  <w:sz w:val="24"/>
                  <w:szCs w:val="24"/>
                </w:rPr>
              </w:rPrChange>
            </w:rPr>
          </w:pPr>
          <w:sdt>
            <w:sdtPr>
              <w:tag w:val="goog_rdk_197"/>
            </w:sdtPr>
            <w:sdtContent>
              <w:r w:rsidDel="00000000" w:rsidR="00000000" w:rsidRPr="00000000">
                <w:rPr>
                  <w:rtl w:val="0"/>
                </w:rPr>
              </w:r>
            </w:sdtContent>
          </w:sdt>
        </w:p>
      </w:sdtContent>
    </w:sdt>
    <w:sdt>
      <w:sdtPr>
        <w:tag w:val="goog_rdk_200"/>
      </w:sdtPr>
      <w:sdtContent>
        <w:p w:rsidR="00000000" w:rsidDel="00000000" w:rsidP="00000000" w:rsidRDefault="00000000" w:rsidRPr="00000000" w14:paraId="00000142">
          <w:pPr>
            <w:rPr>
              <w:color w:val="273239"/>
              <w:sz w:val="26"/>
              <w:szCs w:val="26"/>
              <w:rPrChange w:author="Akshay Koulgi" w:id="5" w:date="2024-08-14T06:49:27Z">
                <w:rPr>
                  <w:color w:val="333333"/>
                  <w:sz w:val="24"/>
                  <w:szCs w:val="24"/>
                </w:rPr>
              </w:rPrChange>
            </w:rPr>
          </w:pPr>
          <w:sdt>
            <w:sdtPr>
              <w:tag w:val="goog_rdk_199"/>
            </w:sdtPr>
            <w:sdtContent>
              <w:r w:rsidDel="00000000" w:rsidR="00000000" w:rsidRPr="00000000">
                <w:rPr>
                  <w:rtl w:val="0"/>
                </w:rPr>
              </w:r>
            </w:sdtContent>
          </w:sdt>
        </w:p>
      </w:sdtContent>
    </w:sdt>
    <w:sdt>
      <w:sdtPr>
        <w:tag w:val="goog_rdk_202"/>
      </w:sdtPr>
      <w:sdtContent>
        <w:p w:rsidR="00000000" w:rsidDel="00000000" w:rsidP="00000000" w:rsidRDefault="00000000" w:rsidRPr="00000000" w14:paraId="00000143">
          <w:pPr>
            <w:rPr>
              <w:color w:val="273239"/>
              <w:sz w:val="26"/>
              <w:szCs w:val="26"/>
              <w:rPrChange w:author="Akshay Koulgi" w:id="5" w:date="2024-08-14T06:49:27Z">
                <w:rPr>
                  <w:color w:val="333333"/>
                  <w:sz w:val="24"/>
                  <w:szCs w:val="24"/>
                </w:rPr>
              </w:rPrChange>
            </w:rPr>
          </w:pPr>
          <w:sdt>
            <w:sdtPr>
              <w:tag w:val="goog_rdk_201"/>
            </w:sdtPr>
            <w:sdtContent>
              <w:r w:rsidDel="00000000" w:rsidR="00000000" w:rsidRPr="00000000">
                <w:rPr>
                  <w:rtl w:val="0"/>
                </w:rPr>
              </w:r>
            </w:sdtContent>
          </w:sdt>
        </w:p>
      </w:sdtContent>
    </w:sdt>
    <w:sdt>
      <w:sdtPr>
        <w:tag w:val="goog_rdk_204"/>
      </w:sdtPr>
      <w:sdtContent>
        <w:p w:rsidR="00000000" w:rsidDel="00000000" w:rsidP="00000000" w:rsidRDefault="00000000" w:rsidRPr="00000000" w14:paraId="00000144">
          <w:pPr>
            <w:rPr>
              <w:color w:val="273239"/>
              <w:sz w:val="26"/>
              <w:szCs w:val="26"/>
              <w:rPrChange w:author="Akshay Koulgi" w:id="5" w:date="2024-08-14T06:49:27Z">
                <w:rPr>
                  <w:color w:val="333333"/>
                  <w:sz w:val="24"/>
                  <w:szCs w:val="24"/>
                </w:rPr>
              </w:rPrChange>
            </w:rPr>
          </w:pPr>
          <w:sdt>
            <w:sdtPr>
              <w:tag w:val="goog_rdk_203"/>
            </w:sdtPr>
            <w:sdtContent>
              <w:r w:rsidDel="00000000" w:rsidR="00000000" w:rsidRPr="00000000">
                <w:rPr>
                  <w:rtl w:val="0"/>
                </w:rPr>
              </w:r>
            </w:sdtContent>
          </w:sdt>
        </w:p>
      </w:sdtContent>
    </w:sdt>
    <w:sdt>
      <w:sdtPr>
        <w:tag w:val="goog_rdk_206"/>
      </w:sdtPr>
      <w:sdtContent>
        <w:p w:rsidR="00000000" w:rsidDel="00000000" w:rsidP="00000000" w:rsidRDefault="00000000" w:rsidRPr="00000000" w14:paraId="00000145">
          <w:pPr>
            <w:rPr>
              <w:color w:val="273239"/>
              <w:sz w:val="26"/>
              <w:szCs w:val="26"/>
              <w:rPrChange w:author="Akshay Koulgi" w:id="5" w:date="2024-08-14T06:49:27Z">
                <w:rPr>
                  <w:color w:val="333333"/>
                  <w:sz w:val="24"/>
                  <w:szCs w:val="24"/>
                </w:rPr>
              </w:rPrChange>
            </w:rPr>
          </w:pPr>
          <w:sdt>
            <w:sdtPr>
              <w:tag w:val="goog_rdk_205"/>
            </w:sdtPr>
            <w:sdtContent>
              <w:r w:rsidDel="00000000" w:rsidR="00000000" w:rsidRPr="00000000">
                <w:rPr>
                  <w:rtl w:val="0"/>
                </w:rPr>
              </w:r>
            </w:sdtContent>
          </w:sdt>
        </w:p>
      </w:sdtContent>
    </w:sdt>
    <w:sdt>
      <w:sdtPr>
        <w:tag w:val="goog_rdk_208"/>
      </w:sdtPr>
      <w:sdtContent>
        <w:p w:rsidR="00000000" w:rsidDel="00000000" w:rsidP="00000000" w:rsidRDefault="00000000" w:rsidRPr="00000000" w14:paraId="00000146">
          <w:pPr>
            <w:rPr>
              <w:color w:val="273239"/>
              <w:sz w:val="26"/>
              <w:szCs w:val="26"/>
              <w:rPrChange w:author="Akshay Koulgi" w:id="5" w:date="2024-08-14T06:49:27Z">
                <w:rPr>
                  <w:color w:val="333333"/>
                  <w:sz w:val="24"/>
                  <w:szCs w:val="24"/>
                </w:rPr>
              </w:rPrChange>
            </w:rPr>
          </w:pPr>
          <w:sdt>
            <w:sdtPr>
              <w:tag w:val="goog_rdk_207"/>
            </w:sdtPr>
            <w:sdtContent>
              <w:r w:rsidDel="00000000" w:rsidR="00000000" w:rsidRPr="00000000">
                <w:rPr>
                  <w:rtl w:val="0"/>
                </w:rPr>
              </w:r>
            </w:sdtContent>
          </w:sdt>
        </w:p>
      </w:sdtContent>
    </w:sdt>
    <w:sdt>
      <w:sdtPr>
        <w:tag w:val="goog_rdk_210"/>
      </w:sdtPr>
      <w:sdtContent>
        <w:p w:rsidR="00000000" w:rsidDel="00000000" w:rsidP="00000000" w:rsidRDefault="00000000" w:rsidRPr="00000000" w14:paraId="00000147">
          <w:pPr>
            <w:rPr>
              <w:color w:val="273239"/>
              <w:sz w:val="26"/>
              <w:szCs w:val="26"/>
              <w:rPrChange w:author="Akshay Koulgi" w:id="5" w:date="2024-08-14T06:49:27Z">
                <w:rPr>
                  <w:color w:val="333333"/>
                  <w:sz w:val="24"/>
                  <w:szCs w:val="24"/>
                </w:rPr>
              </w:rPrChange>
            </w:rPr>
          </w:pPr>
          <w:sdt>
            <w:sdtPr>
              <w:tag w:val="goog_rdk_209"/>
            </w:sdtPr>
            <w:sdtContent>
              <w:r w:rsidDel="00000000" w:rsidR="00000000" w:rsidRPr="00000000">
                <w:rPr>
                  <w:rtl w:val="0"/>
                </w:rPr>
              </w:r>
            </w:sdtContent>
          </w:sdt>
        </w:p>
      </w:sdtContent>
    </w:sdt>
    <w:sdt>
      <w:sdtPr>
        <w:tag w:val="goog_rdk_212"/>
      </w:sdtPr>
      <w:sdtContent>
        <w:p w:rsidR="00000000" w:rsidDel="00000000" w:rsidP="00000000" w:rsidRDefault="00000000" w:rsidRPr="00000000" w14:paraId="00000148">
          <w:pPr>
            <w:rPr>
              <w:color w:val="273239"/>
              <w:sz w:val="26"/>
              <w:szCs w:val="26"/>
              <w:rPrChange w:author="Akshay Koulgi" w:id="5" w:date="2024-08-14T06:49:27Z">
                <w:rPr>
                  <w:color w:val="333333"/>
                  <w:sz w:val="24"/>
                  <w:szCs w:val="24"/>
                </w:rPr>
              </w:rPrChange>
            </w:rPr>
          </w:pPr>
          <w:sdt>
            <w:sdtPr>
              <w:tag w:val="goog_rdk_211"/>
            </w:sdtPr>
            <w:sdtContent>
              <w:r w:rsidDel="00000000" w:rsidR="00000000" w:rsidRPr="00000000">
                <w:rPr>
                  <w:rtl w:val="0"/>
                </w:rPr>
              </w:r>
            </w:sdtContent>
          </w:sdt>
        </w:p>
      </w:sdtContent>
    </w:sdt>
    <w:sdt>
      <w:sdtPr>
        <w:tag w:val="goog_rdk_214"/>
      </w:sdtPr>
      <w:sdtContent>
        <w:p w:rsidR="00000000" w:rsidDel="00000000" w:rsidP="00000000" w:rsidRDefault="00000000" w:rsidRPr="00000000" w14:paraId="00000149">
          <w:pPr>
            <w:rPr>
              <w:color w:val="273239"/>
              <w:sz w:val="26"/>
              <w:szCs w:val="26"/>
              <w:rPrChange w:author="Akshay Koulgi" w:id="5" w:date="2024-08-14T06:49:27Z">
                <w:rPr>
                  <w:color w:val="333333"/>
                  <w:sz w:val="24"/>
                  <w:szCs w:val="24"/>
                </w:rPr>
              </w:rPrChange>
            </w:rPr>
          </w:pPr>
          <w:sdt>
            <w:sdtPr>
              <w:tag w:val="goog_rdk_213"/>
            </w:sdtPr>
            <w:sdtContent>
              <w:r w:rsidDel="00000000" w:rsidR="00000000" w:rsidRPr="00000000">
                <w:rPr>
                  <w:rtl w:val="0"/>
                </w:rPr>
              </w:r>
            </w:sdtContent>
          </w:sdt>
        </w:p>
      </w:sdtContent>
    </w:sdt>
    <w:sdt>
      <w:sdtPr>
        <w:tag w:val="goog_rdk_216"/>
      </w:sdtPr>
      <w:sdtContent>
        <w:p w:rsidR="00000000" w:rsidDel="00000000" w:rsidP="00000000" w:rsidRDefault="00000000" w:rsidRPr="00000000" w14:paraId="0000014A">
          <w:pPr>
            <w:rPr>
              <w:color w:val="273239"/>
              <w:sz w:val="26"/>
              <w:szCs w:val="26"/>
              <w:rPrChange w:author="Akshay Koulgi" w:id="5" w:date="2024-08-14T06:49:27Z">
                <w:rPr>
                  <w:color w:val="333333"/>
                  <w:sz w:val="24"/>
                  <w:szCs w:val="24"/>
                </w:rPr>
              </w:rPrChange>
            </w:rPr>
          </w:pPr>
          <w:sdt>
            <w:sdtPr>
              <w:tag w:val="goog_rdk_215"/>
            </w:sdtPr>
            <w:sdtContent>
              <w:r w:rsidDel="00000000" w:rsidR="00000000" w:rsidRPr="00000000">
                <w:rPr>
                  <w:rtl w:val="0"/>
                </w:rPr>
              </w:r>
            </w:sdtContent>
          </w:sdt>
        </w:p>
      </w:sdtContent>
    </w:sdt>
    <w:sdt>
      <w:sdtPr>
        <w:tag w:val="goog_rdk_218"/>
      </w:sdtPr>
      <w:sdtContent>
        <w:p w:rsidR="00000000" w:rsidDel="00000000" w:rsidP="00000000" w:rsidRDefault="00000000" w:rsidRPr="00000000" w14:paraId="0000014B">
          <w:pPr>
            <w:rPr>
              <w:color w:val="273239"/>
              <w:sz w:val="26"/>
              <w:szCs w:val="26"/>
              <w:rPrChange w:author="Akshay Koulgi" w:id="5" w:date="2024-08-14T06:49:27Z">
                <w:rPr>
                  <w:color w:val="333333"/>
                  <w:sz w:val="24"/>
                  <w:szCs w:val="24"/>
                </w:rPr>
              </w:rPrChange>
            </w:rPr>
          </w:pPr>
          <w:sdt>
            <w:sdtPr>
              <w:tag w:val="goog_rdk_217"/>
            </w:sdtPr>
            <w:sdtContent>
              <w:r w:rsidDel="00000000" w:rsidR="00000000" w:rsidRPr="00000000">
                <w:rPr>
                  <w:rtl w:val="0"/>
                </w:rPr>
              </w:r>
            </w:sdtContent>
          </w:sdt>
        </w:p>
      </w:sdtContent>
    </w:sdt>
    <w:sdt>
      <w:sdtPr>
        <w:tag w:val="goog_rdk_220"/>
      </w:sdtPr>
      <w:sdtContent>
        <w:p w:rsidR="00000000" w:rsidDel="00000000" w:rsidP="00000000" w:rsidRDefault="00000000" w:rsidRPr="00000000" w14:paraId="0000014C">
          <w:pPr>
            <w:rPr>
              <w:color w:val="273239"/>
              <w:sz w:val="26"/>
              <w:szCs w:val="26"/>
              <w:rPrChange w:author="Akshay Koulgi" w:id="5" w:date="2024-08-14T06:49:27Z">
                <w:rPr>
                  <w:color w:val="333333"/>
                  <w:sz w:val="24"/>
                  <w:szCs w:val="24"/>
                </w:rPr>
              </w:rPrChange>
            </w:rPr>
          </w:pPr>
          <w:sdt>
            <w:sdtPr>
              <w:tag w:val="goog_rdk_219"/>
            </w:sdtPr>
            <w:sdtContent>
              <w:r w:rsidDel="00000000" w:rsidR="00000000" w:rsidRPr="00000000">
                <w:rPr>
                  <w:rtl w:val="0"/>
                </w:rPr>
              </w:r>
            </w:sdtContent>
          </w:sdt>
        </w:p>
      </w:sdtContent>
    </w:sdt>
    <w:sdt>
      <w:sdtPr>
        <w:tag w:val="goog_rdk_222"/>
      </w:sdtPr>
      <w:sdtContent>
        <w:p w:rsidR="00000000" w:rsidDel="00000000" w:rsidP="00000000" w:rsidRDefault="00000000" w:rsidRPr="00000000" w14:paraId="0000014D">
          <w:pPr>
            <w:ind w:left="0" w:firstLine="0"/>
            <w:rPr>
              <w:color w:val="273239"/>
              <w:sz w:val="26"/>
              <w:szCs w:val="26"/>
              <w:rPrChange w:author="Akshay Koulgi" w:id="5" w:date="2024-08-14T06:49:27Z">
                <w:rPr>
                  <w:color w:val="333333"/>
                  <w:sz w:val="24"/>
                  <w:szCs w:val="24"/>
                </w:rPr>
              </w:rPrChange>
            </w:rPr>
          </w:pPr>
          <w:sdt>
            <w:sdtPr>
              <w:tag w:val="goog_rdk_221"/>
            </w:sdtPr>
            <w:sdtContent>
              <w:r w:rsidDel="00000000" w:rsidR="00000000" w:rsidRPr="00000000">
                <w:rPr>
                  <w:rtl w:val="0"/>
                </w:rPr>
              </w:r>
            </w:sdtContent>
          </w:sdt>
        </w:p>
      </w:sdtContent>
    </w:sdt>
    <w:sdt>
      <w:sdtPr>
        <w:tag w:val="goog_rdk_224"/>
      </w:sdtPr>
      <w:sdtContent>
        <w:p w:rsidR="00000000" w:rsidDel="00000000" w:rsidP="00000000" w:rsidRDefault="00000000" w:rsidRPr="00000000" w14:paraId="0000014E">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0" w:firstLine="0"/>
            <w:rPr>
              <w:color w:val="273239"/>
              <w:sz w:val="26"/>
              <w:szCs w:val="26"/>
              <w:rPrChange w:author="Akshay Koulgi" w:id="5" w:date="2024-08-14T06:49:27Z">
                <w:rPr>
                  <w:rFonts w:ascii="Roboto" w:cs="Roboto" w:eastAsia="Roboto" w:hAnsi="Roboto"/>
                  <w:b w:val="1"/>
                  <w:color w:val="273239"/>
                  <w:sz w:val="23"/>
                  <w:szCs w:val="23"/>
                </w:rPr>
              </w:rPrChange>
            </w:rPr>
          </w:pPr>
          <w:sdt>
            <w:sdtPr>
              <w:tag w:val="goog_rdk_223"/>
            </w:sdtPr>
            <w:sdtContent>
              <w:r w:rsidDel="00000000" w:rsidR="00000000" w:rsidRPr="00000000">
                <w:rPr>
                  <w:rtl w:val="0"/>
                </w:rPr>
              </w:r>
            </w:sdtContent>
          </w:sdt>
        </w:p>
      </w:sdtContent>
    </w:sdt>
    <w:sdt>
      <w:sdtPr>
        <w:tag w:val="goog_rdk_226"/>
      </w:sdtPr>
      <w:sdtContent>
        <w:p w:rsidR="00000000" w:rsidDel="00000000" w:rsidP="00000000" w:rsidRDefault="00000000" w:rsidRPr="00000000" w14:paraId="0000014F">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0" w:firstLine="0"/>
            <w:rPr>
              <w:color w:val="273239"/>
              <w:sz w:val="26"/>
              <w:szCs w:val="26"/>
              <w:rPrChange w:author="Akshay Koulgi" w:id="5" w:date="2024-08-14T06:49:27Z">
                <w:rPr>
                  <w:rFonts w:ascii="Roboto" w:cs="Roboto" w:eastAsia="Roboto" w:hAnsi="Roboto"/>
                  <w:b w:val="1"/>
                  <w:color w:val="273239"/>
                  <w:sz w:val="23"/>
                  <w:szCs w:val="23"/>
                </w:rPr>
              </w:rPrChange>
            </w:rPr>
          </w:pPr>
          <w:sdt>
            <w:sdtPr>
              <w:tag w:val="goog_rdk_225"/>
            </w:sdtPr>
            <w:sdtContent>
              <w:r w:rsidDel="00000000" w:rsidR="00000000" w:rsidRPr="00000000">
                <w:rPr>
                  <w:rtl w:val="0"/>
                </w:rPr>
              </w:r>
            </w:sdtContent>
          </w:sdt>
        </w:p>
      </w:sdtContent>
    </w:sdt>
    <w:sdt>
      <w:sdtPr>
        <w:tag w:val="goog_rdk_228"/>
      </w:sdtPr>
      <w:sdtContent>
        <w:p w:rsidR="00000000" w:rsidDel="00000000" w:rsidP="00000000" w:rsidRDefault="00000000" w:rsidRPr="00000000" w14:paraId="00000150">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0" w:firstLine="0"/>
            <w:rPr>
              <w:color w:val="273239"/>
              <w:sz w:val="26"/>
              <w:szCs w:val="26"/>
              <w:rPrChange w:author="Akshay Koulgi" w:id="5" w:date="2024-08-14T06:49:27Z">
                <w:rPr>
                  <w:rFonts w:ascii="Roboto" w:cs="Roboto" w:eastAsia="Roboto" w:hAnsi="Roboto"/>
                  <w:b w:val="1"/>
                  <w:color w:val="273239"/>
                  <w:sz w:val="23"/>
                  <w:szCs w:val="23"/>
                </w:rPr>
              </w:rPrChange>
            </w:rPr>
          </w:pPr>
          <w:sdt>
            <w:sdtPr>
              <w:tag w:val="goog_rdk_227"/>
            </w:sdtPr>
            <w:sdtContent>
              <w:r w:rsidDel="00000000" w:rsidR="00000000" w:rsidRPr="00000000">
                <w:rPr>
                  <w:color w:val="273239"/>
                  <w:sz w:val="26"/>
                  <w:szCs w:val="26"/>
                  <w:rtl w:val="0"/>
                  <w:rPrChange w:author="Akshay Koulgi" w:id="5" w:date="2024-08-14T06:49:27Z">
                    <w:rPr>
                      <w:rFonts w:ascii="Roboto" w:cs="Roboto" w:eastAsia="Roboto" w:hAnsi="Roboto"/>
                      <w:b w:val="1"/>
                      <w:color w:val="273239"/>
                      <w:sz w:val="23"/>
                      <w:szCs w:val="23"/>
                    </w:rPr>
                  </w:rPrChange>
                </w:rPr>
                <w:t xml:space="preserve">How to do security testing for a static application</w:t>
              </w:r>
            </w:sdtContent>
          </w:sdt>
        </w:p>
      </w:sdtContent>
    </w:sdt>
    <w:p w:rsidR="00000000" w:rsidDel="00000000" w:rsidP="00000000" w:rsidRDefault="00000000" w:rsidRPr="00000000" w14:paraId="00000151">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79.20000000000005" w:lineRule="auto"/>
        <w:ind w:left="720" w:hanging="360"/>
        <w:rPr/>
      </w:pPr>
      <w:sdt>
        <w:sdtPr>
          <w:tag w:val="goog_rdk_229"/>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1.Code Review:</w:t>
          </w:r>
        </w:sdtContent>
      </w:sdt>
      <w:sdt>
        <w:sdtPr>
          <w:tag w:val="goog_rdk_230"/>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Perform a thorough review of the application's source code to identify potential security vulnerabilities such as SQL injection, cross-site scripting (XSS), and insecure direct object references.</w:t>
          </w:r>
        </w:sdtContent>
      </w:sdt>
      <w:sdt>
        <w:sdtPr>
          <w:tag w:val="goog_rdk_231"/>
        </w:sdtPr>
        <w:sdtContent>
          <w:r w:rsidDel="00000000" w:rsidR="00000000" w:rsidRPr="00000000">
            <w:rPr>
              <w:rtl w:val="0"/>
            </w:rPr>
          </w:r>
        </w:sdtContent>
      </w:sdt>
    </w:p>
    <w:p w:rsidR="00000000" w:rsidDel="00000000" w:rsidP="00000000" w:rsidRDefault="00000000" w:rsidRPr="00000000" w14:paraId="00000152">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32"/>
        </w:sdtPr>
        <w:sdtContent>
          <w:r w:rsidDel="00000000" w:rsidR="00000000" w:rsidRPr="00000000">
            <w:rPr>
              <w:rtl w:val="0"/>
            </w:rPr>
          </w:r>
        </w:sdtContent>
      </w:sdt>
    </w:p>
    <w:p w:rsidR="00000000" w:rsidDel="00000000" w:rsidP="00000000" w:rsidRDefault="00000000" w:rsidRPr="00000000" w14:paraId="00000153">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33"/>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2. Security Headers:</w:t>
          </w:r>
        </w:sdtContent>
      </w:sdt>
      <w:sdt>
        <w:sdtPr>
          <w:tag w:val="goog_rdk_234"/>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Ensure that the application's HTTP headers include security headers such as Content Security Policy (CSP), Strict-Transport-Security (HSTS), and X-Frame-Options to protect against common attacks.</w:t>
          </w:r>
        </w:sdtContent>
      </w:sdt>
      <w:sdt>
        <w:sdtPr>
          <w:tag w:val="goog_rdk_235"/>
        </w:sdtPr>
        <w:sdtContent>
          <w:r w:rsidDel="00000000" w:rsidR="00000000" w:rsidRPr="00000000">
            <w:rPr>
              <w:rtl w:val="0"/>
            </w:rPr>
          </w:r>
        </w:sdtContent>
      </w:sdt>
    </w:p>
    <w:p w:rsidR="00000000" w:rsidDel="00000000" w:rsidP="00000000" w:rsidRDefault="00000000" w:rsidRPr="00000000" w14:paraId="00000154">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36"/>
        </w:sdtPr>
        <w:sdtContent>
          <w:r w:rsidDel="00000000" w:rsidR="00000000" w:rsidRPr="00000000">
            <w:rPr>
              <w:rtl w:val="0"/>
            </w:rPr>
          </w:r>
        </w:sdtContent>
      </w:sdt>
    </w:p>
    <w:p w:rsidR="00000000" w:rsidDel="00000000" w:rsidP="00000000" w:rsidRDefault="00000000" w:rsidRPr="00000000" w14:paraId="00000155">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37"/>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3. File and Directory Permissions:</w:t>
          </w:r>
        </w:sdtContent>
      </w:sdt>
      <w:sdt>
        <w:sdtPr>
          <w:tag w:val="goog_rdk_238"/>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Ensure that the application's files and directories have the correct permissions set to prevent unauthorised access.</w:t>
          </w:r>
        </w:sdtContent>
      </w:sdt>
      <w:sdt>
        <w:sdtPr>
          <w:tag w:val="goog_rdk_239"/>
        </w:sdtPr>
        <w:sdtContent>
          <w:r w:rsidDel="00000000" w:rsidR="00000000" w:rsidRPr="00000000">
            <w:rPr>
              <w:rtl w:val="0"/>
            </w:rPr>
          </w:r>
        </w:sdtContent>
      </w:sdt>
    </w:p>
    <w:p w:rsidR="00000000" w:rsidDel="00000000" w:rsidP="00000000" w:rsidRDefault="00000000" w:rsidRPr="00000000" w14:paraId="00000156">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40"/>
        </w:sdtPr>
        <w:sdtContent>
          <w:r w:rsidDel="00000000" w:rsidR="00000000" w:rsidRPr="00000000">
            <w:rPr>
              <w:rtl w:val="0"/>
            </w:rPr>
          </w:r>
        </w:sdtContent>
      </w:sdt>
    </w:p>
    <w:p w:rsidR="00000000" w:rsidDel="00000000" w:rsidP="00000000" w:rsidRDefault="00000000" w:rsidRPr="00000000" w14:paraId="00000157">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41"/>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4. Secure Communication:</w:t>
          </w:r>
        </w:sdtContent>
      </w:sdt>
      <w:sdt>
        <w:sdtPr>
          <w:tag w:val="goog_rdk_242"/>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Ensure that the application uses secure communication protocols such as HTTPS to protect data transmitted between the client and server.</w:t>
          </w:r>
        </w:sdtContent>
      </w:sdt>
      <w:sdt>
        <w:sdtPr>
          <w:tag w:val="goog_rdk_243"/>
        </w:sdtPr>
        <w:sdtContent>
          <w:r w:rsidDel="00000000" w:rsidR="00000000" w:rsidRPr="00000000">
            <w:rPr>
              <w:rtl w:val="0"/>
            </w:rPr>
          </w:r>
        </w:sdtContent>
      </w:sdt>
    </w:p>
    <w:p w:rsidR="00000000" w:rsidDel="00000000" w:rsidP="00000000" w:rsidRDefault="00000000" w:rsidRPr="00000000" w14:paraId="00000158">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44"/>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5.Authentication and Authorization</w:t>
          </w:r>
        </w:sdtContent>
      </w:sdt>
      <w:sdt>
        <w:sdtPr>
          <w:tag w:val="goog_rdk_245"/>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Ensure that the application implements strong authentication mechanisms and properly enforces authorization rules to prevent unauthorized access to sensitive resources.</w:t>
          </w:r>
        </w:sdtContent>
      </w:sdt>
      <w:sdt>
        <w:sdtPr>
          <w:tag w:val="goog_rdk_246"/>
        </w:sdtPr>
        <w:sdtContent>
          <w:r w:rsidDel="00000000" w:rsidR="00000000" w:rsidRPr="00000000">
            <w:rPr>
              <w:rtl w:val="0"/>
            </w:rPr>
          </w:r>
        </w:sdtContent>
      </w:sdt>
    </w:p>
    <w:p w:rsidR="00000000" w:rsidDel="00000000" w:rsidP="00000000" w:rsidRDefault="00000000" w:rsidRPr="00000000" w14:paraId="00000159">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47"/>
        </w:sdtPr>
        <w:sdtContent>
          <w:r w:rsidDel="00000000" w:rsidR="00000000" w:rsidRPr="00000000">
            <w:rPr>
              <w:rtl w:val="0"/>
            </w:rPr>
          </w:r>
        </w:sdtContent>
      </w:sdt>
    </w:p>
    <w:p w:rsidR="00000000" w:rsidDel="00000000" w:rsidP="00000000" w:rsidRDefault="00000000" w:rsidRPr="00000000" w14:paraId="0000015A">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48"/>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6. Input Validation:</w:t>
          </w:r>
        </w:sdtContent>
      </w:sdt>
      <w:sdt>
        <w:sdtPr>
          <w:tag w:val="goog_rdk_249"/>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Ensure that the application validates and sanitizes user input to prevent common vulnerabilities such as SQL injection and XSS.</w:t>
          </w:r>
        </w:sdtContent>
      </w:sdt>
      <w:sdt>
        <w:sdtPr>
          <w:tag w:val="goog_rdk_250"/>
        </w:sdtPr>
        <w:sdtContent>
          <w:r w:rsidDel="00000000" w:rsidR="00000000" w:rsidRPr="00000000">
            <w:rPr>
              <w:rtl w:val="0"/>
            </w:rPr>
          </w:r>
        </w:sdtContent>
      </w:sdt>
    </w:p>
    <w:p w:rsidR="00000000" w:rsidDel="00000000" w:rsidP="00000000" w:rsidRDefault="00000000" w:rsidRPr="00000000" w14:paraId="0000015B">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51"/>
        </w:sdtPr>
        <w:sdtContent>
          <w:r w:rsidDel="00000000" w:rsidR="00000000" w:rsidRPr="00000000">
            <w:rPr>
              <w:rtl w:val="0"/>
            </w:rPr>
          </w:r>
        </w:sdtContent>
      </w:sdt>
    </w:p>
    <w:p w:rsidR="00000000" w:rsidDel="00000000" w:rsidP="00000000" w:rsidRDefault="00000000" w:rsidRPr="00000000" w14:paraId="0000015C">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52"/>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7.Error Handling:</w:t>
          </w:r>
        </w:sdtContent>
      </w:sdt>
      <w:sdt>
        <w:sdtPr>
          <w:tag w:val="goog_rdk_253"/>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Ensure that the application handles errors gracefully and does not reveal sensitive information to users.</w:t>
          </w:r>
        </w:sdtContent>
      </w:sdt>
      <w:sdt>
        <w:sdtPr>
          <w:tag w:val="goog_rdk_254"/>
        </w:sdtPr>
        <w:sdtContent>
          <w:r w:rsidDel="00000000" w:rsidR="00000000" w:rsidRPr="00000000">
            <w:rPr>
              <w:rtl w:val="0"/>
            </w:rPr>
          </w:r>
        </w:sdtContent>
      </w:sdt>
    </w:p>
    <w:p w:rsidR="00000000" w:rsidDel="00000000" w:rsidP="00000000" w:rsidRDefault="00000000" w:rsidRPr="00000000" w14:paraId="0000015D">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55"/>
        </w:sdtPr>
        <w:sdtContent>
          <w:r w:rsidDel="00000000" w:rsidR="00000000" w:rsidRPr="00000000">
            <w:rPr>
              <w:rtl w:val="0"/>
            </w:rPr>
          </w:r>
        </w:sdtContent>
      </w:sdt>
    </w:p>
    <w:p w:rsidR="00000000" w:rsidDel="00000000" w:rsidP="00000000" w:rsidRDefault="00000000" w:rsidRPr="00000000" w14:paraId="0000015E">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56"/>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8.Third-party Libraries:</w:t>
          </w:r>
        </w:sdtContent>
      </w:sdt>
      <w:sdt>
        <w:sdtPr>
          <w:tag w:val="goog_rdk_257"/>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Ensure that third-party libraries used by the application are up to date and do not have known security vulnerabilities.</w:t>
          </w:r>
        </w:sdtContent>
      </w:sdt>
      <w:sdt>
        <w:sdtPr>
          <w:tag w:val="goog_rdk_258"/>
        </w:sdtPr>
        <w:sdtContent>
          <w:r w:rsidDel="00000000" w:rsidR="00000000" w:rsidRPr="00000000">
            <w:rPr>
              <w:rtl w:val="0"/>
            </w:rPr>
          </w:r>
        </w:sdtContent>
      </w:sdt>
    </w:p>
    <w:p w:rsidR="00000000" w:rsidDel="00000000" w:rsidP="00000000" w:rsidRDefault="00000000" w:rsidRPr="00000000" w14:paraId="0000015F">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rFonts w:ascii="Roboto" w:cs="Roboto" w:eastAsia="Roboto" w:hAnsi="Roboto"/>
          <w:color w:val="0d0d0d"/>
          <w:sz w:val="24"/>
          <w:szCs w:val="24"/>
          <w:u w:val="none"/>
        </w:rPr>
      </w:pPr>
      <w:sdt>
        <w:sdtPr>
          <w:tag w:val="goog_rdk_259"/>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Example - Log4j </w:t>
          </w:r>
        </w:sdtContent>
      </w:sdt>
      <w:sdt>
        <w:sdtPr>
          <w:tag w:val="goog_rdk_260"/>
        </w:sdtPr>
        <w:sdtContent>
          <w:r w:rsidDel="00000000" w:rsidR="00000000" w:rsidRPr="00000000">
            <w:rPr>
              <w:rtl w:val="0"/>
            </w:rPr>
          </w:r>
        </w:sdtContent>
      </w:sdt>
    </w:p>
    <w:p w:rsidR="00000000" w:rsidDel="00000000" w:rsidP="00000000" w:rsidRDefault="00000000" w:rsidRPr="00000000" w14:paraId="00000160">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379.20000000000005" w:lineRule="auto"/>
        <w:ind w:left="720" w:hanging="360"/>
        <w:rPr/>
      </w:pPr>
      <w:sdt>
        <w:sdtPr>
          <w:tag w:val="goog_rdk_261"/>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Security Testing Tools: Use security testing tools such as Burp Suite, OWASP ZAP, and Nessus to perform security scans and identify vulnerabilities in the application</w:t>
          </w:r>
        </w:sdtContent>
      </w:sdt>
      <w:sdt>
        <w:sdtPr>
          <w:tag w:val="goog_rdk_262"/>
        </w:sdtPr>
        <w:sdtContent>
          <w:r w:rsidDel="00000000" w:rsidR="00000000" w:rsidRPr="00000000">
            <w:rPr>
              <w:rtl w:val="0"/>
            </w:rPr>
          </w:r>
        </w:sdtContent>
      </w:sdt>
    </w:p>
    <w:sdt>
      <w:sdtPr>
        <w:tag w:val="goog_rdk_265"/>
      </w:sdtPr>
      <w:sdtContent>
        <w:p w:rsidR="00000000" w:rsidDel="00000000" w:rsidP="00000000" w:rsidRDefault="00000000" w:rsidRPr="00000000" w14:paraId="00000161">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720" w:firstLine="0"/>
            <w:rPr>
              <w:color w:val="273239"/>
              <w:sz w:val="26"/>
              <w:szCs w:val="26"/>
              <w:rPrChange w:author="Akshay Koulgi" w:id="5" w:date="2024-08-14T06:49:27Z">
                <w:rPr>
                  <w:color w:val="273239"/>
                  <w:sz w:val="26"/>
                  <w:szCs w:val="26"/>
                </w:rPr>
              </w:rPrChange>
            </w:rPr>
          </w:pPr>
          <w:sdt>
            <w:sdtPr>
              <w:tag w:val="goog_rdk_263"/>
            </w:sdtPr>
            <w:sdtContent>
              <w:r w:rsidDel="00000000" w:rsidR="00000000" w:rsidRPr="00000000">
                <w:rPr>
                  <w:color w:val="273239"/>
                  <w:sz w:val="26"/>
                  <w:szCs w:val="26"/>
                  <w:rtl w:val="0"/>
                  <w:rPrChange w:author="Akshay Koulgi" w:id="5" w:date="2024-08-14T06:49:27Z">
                    <w:rPr>
                      <w:b w:val="1"/>
                      <w:color w:val="273239"/>
                      <w:sz w:val="26"/>
                      <w:szCs w:val="26"/>
                    </w:rPr>
                  </w:rPrChange>
                </w:rPr>
                <w:t xml:space="preserve">How to do Security Testing for Dynamic Websites</w:t>
              </w:r>
            </w:sdtContent>
          </w:sdt>
          <w:sdt>
            <w:sdtPr>
              <w:tag w:val="goog_rdk_264"/>
            </w:sdtPr>
            <w:sdtContent>
              <w:r w:rsidDel="00000000" w:rsidR="00000000" w:rsidRPr="00000000">
                <w:rPr>
                  <w:rtl w:val="0"/>
                </w:rPr>
              </w:r>
            </w:sdtContent>
          </w:sdt>
        </w:p>
      </w:sdtContent>
    </w:sdt>
    <w:sdt>
      <w:sdtPr>
        <w:tag w:val="goog_rdk_267"/>
      </w:sdtPr>
      <w:sdtContent>
        <w:p w:rsidR="00000000" w:rsidDel="00000000" w:rsidP="00000000" w:rsidRDefault="00000000" w:rsidRPr="00000000" w14:paraId="0000016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79.20000000000005" w:lineRule="auto"/>
            <w:rPr>
              <w:color w:val="273239"/>
              <w:sz w:val="26"/>
              <w:szCs w:val="26"/>
              <w:rPrChange w:author="Akshay Koulgi" w:id="5" w:date="2024-08-14T06:49:27Z">
                <w:rPr>
                  <w:rFonts w:ascii="Roboto" w:cs="Roboto" w:eastAsia="Roboto" w:hAnsi="Roboto"/>
                  <w:b w:val="1"/>
                  <w:color w:val="0d0d0d"/>
                  <w:sz w:val="24"/>
                  <w:szCs w:val="24"/>
                </w:rPr>
              </w:rPrChange>
            </w:rPr>
          </w:pPr>
          <w:sdt>
            <w:sdtPr>
              <w:tag w:val="goog_rdk_266"/>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Here are some steps to perform security testing for a dynamic application:</w:t>
              </w:r>
            </w:sdtContent>
          </w:sdt>
        </w:p>
      </w:sdtContent>
    </w:sdt>
    <w:p w:rsidR="00000000" w:rsidDel="00000000" w:rsidP="00000000" w:rsidRDefault="00000000" w:rsidRPr="00000000" w14:paraId="00000163">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79.20000000000005" w:lineRule="auto"/>
        <w:ind w:left="720" w:hanging="360"/>
        <w:rPr/>
      </w:pPr>
      <w:sdt>
        <w:sdtPr>
          <w:tag w:val="goog_rdk_268"/>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Identify Security Requirements</w:t>
          </w:r>
        </w:sdtContent>
      </w:sdt>
      <w:sdt>
        <w:sdtPr>
          <w:tag w:val="goog_rdk_269"/>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Understand the security requirements specific to your application, including regulatory compliance (e.g., GDPR, HIPAA), authentication requirements, and data encryption standards.</w:t>
          </w:r>
        </w:sdtContent>
      </w:sdt>
      <w:sdt>
        <w:sdtPr>
          <w:tag w:val="goog_rdk_270"/>
        </w:sdtPr>
        <w:sdtContent>
          <w:r w:rsidDel="00000000" w:rsidR="00000000" w:rsidRPr="00000000">
            <w:rPr>
              <w:rtl w:val="0"/>
            </w:rPr>
          </w:r>
        </w:sdtContent>
      </w:sdt>
    </w:p>
    <w:p w:rsidR="00000000" w:rsidDel="00000000" w:rsidP="00000000" w:rsidRDefault="00000000" w:rsidRPr="00000000" w14:paraId="00000164">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71"/>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Threat Modeling</w:t>
          </w:r>
        </w:sdtContent>
      </w:sdt>
      <w:sdt>
        <w:sdtPr>
          <w:tag w:val="goog_rdk_272"/>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Create a threat model to identify potential security threats and vulnerabilities in your application. This helps prioritise security testing efforts.</w:t>
          </w:r>
        </w:sdtContent>
      </w:sdt>
      <w:sdt>
        <w:sdtPr>
          <w:tag w:val="goog_rdk_273"/>
        </w:sdtPr>
        <w:sdtContent>
          <w:r w:rsidDel="00000000" w:rsidR="00000000" w:rsidRPr="00000000">
            <w:rPr>
              <w:rtl w:val="0"/>
            </w:rPr>
          </w:r>
        </w:sdtContent>
      </w:sdt>
    </w:p>
    <w:p w:rsidR="00000000" w:rsidDel="00000000" w:rsidP="00000000" w:rsidRDefault="00000000" w:rsidRPr="00000000" w14:paraId="00000165">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74"/>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Perform Security Testing</w:t>
          </w:r>
        </w:sdtContent>
      </w:sdt>
      <w:sdt>
        <w:sdtPr>
          <w:tag w:val="goog_rdk_275"/>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Conduct various types of security testing, including:</w:t>
          </w:r>
        </w:sdtContent>
      </w:sdt>
      <w:sdt>
        <w:sdtPr>
          <w:tag w:val="goog_rdk_276"/>
        </w:sdtPr>
        <w:sdtContent>
          <w:r w:rsidDel="00000000" w:rsidR="00000000" w:rsidRPr="00000000">
            <w:rPr>
              <w:rtl w:val="0"/>
            </w:rPr>
          </w:r>
        </w:sdtContent>
      </w:sdt>
    </w:p>
    <w:p w:rsidR="00000000" w:rsidDel="00000000" w:rsidP="00000000" w:rsidRDefault="00000000" w:rsidRPr="00000000" w14:paraId="00000166">
      <w:pPr>
        <w:numPr>
          <w:ilvl w:val="1"/>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hanging="360"/>
        <w:rPr/>
      </w:pPr>
      <w:sdt>
        <w:sdtPr>
          <w:tag w:val="goog_rdk_277"/>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Vulnerability Assessment</w:t>
          </w:r>
        </w:sdtContent>
      </w:sdt>
      <w:sdt>
        <w:sdtPr>
          <w:tag w:val="goog_rdk_278"/>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Use automated tools like OWASP ZAP, Nessus, or Qualys to scan for common vulnerabilities such as SQL injection, cross-site scripting (XSS), and insecure server configurations.</w:t>
          </w:r>
        </w:sdtContent>
      </w:sdt>
      <w:sdt>
        <w:sdtPr>
          <w:tag w:val="goog_rdk_279"/>
        </w:sdtPr>
        <w:sdtContent>
          <w:r w:rsidDel="00000000" w:rsidR="00000000" w:rsidRPr="00000000">
            <w:rPr>
              <w:rtl w:val="0"/>
            </w:rPr>
          </w:r>
        </w:sdtContent>
      </w:sdt>
    </w:p>
    <w:p w:rsidR="00000000" w:rsidDel="00000000" w:rsidP="00000000" w:rsidRDefault="00000000" w:rsidRPr="00000000" w14:paraId="00000167">
      <w:pPr>
        <w:numPr>
          <w:ilvl w:val="1"/>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hanging="360"/>
        <w:rPr/>
      </w:pPr>
      <w:sdt>
        <w:sdtPr>
          <w:tag w:val="goog_rdk_280"/>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Penetration Testing</w:t>
          </w:r>
        </w:sdtContent>
      </w:sdt>
      <w:sdt>
        <w:sdtPr>
          <w:tag w:val="goog_rdk_281"/>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Perform manual testing to simulate real-world attacks on your application. This helps identify vulnerabilities that automated tools might miss.</w:t>
          </w:r>
        </w:sdtContent>
      </w:sdt>
      <w:sdt>
        <w:sdtPr>
          <w:tag w:val="goog_rdk_282"/>
        </w:sdtPr>
        <w:sdtContent>
          <w:r w:rsidDel="00000000" w:rsidR="00000000" w:rsidRPr="00000000">
            <w:rPr>
              <w:rtl w:val="0"/>
            </w:rPr>
          </w:r>
        </w:sdtContent>
      </w:sdt>
    </w:p>
    <w:p w:rsidR="00000000" w:rsidDel="00000000" w:rsidP="00000000" w:rsidRDefault="00000000" w:rsidRPr="00000000" w14:paraId="00000168">
      <w:pPr>
        <w:numPr>
          <w:ilvl w:val="1"/>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hanging="360"/>
        <w:rPr/>
      </w:pPr>
      <w:sdt>
        <w:sdtPr>
          <w:tag w:val="goog_rdk_283"/>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Authentication and Authorization Testing:</w:t>
          </w:r>
        </w:sdtContent>
      </w:sdt>
      <w:sdt>
        <w:sdtPr>
          <w:tag w:val="goog_rdk_284"/>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Verify that the application properly authenticates users and enforces access controls to protect sensitive data.</w:t>
          </w:r>
        </w:sdtContent>
      </w:sdt>
      <w:sdt>
        <w:sdtPr>
          <w:tag w:val="goog_rdk_285"/>
        </w:sdtPr>
        <w:sdtContent>
          <w:r w:rsidDel="00000000" w:rsidR="00000000" w:rsidRPr="00000000">
            <w:rPr>
              <w:rtl w:val="0"/>
            </w:rPr>
          </w:r>
        </w:sdtContent>
      </w:sdt>
    </w:p>
    <w:p w:rsidR="00000000" w:rsidDel="00000000" w:rsidP="00000000" w:rsidRDefault="00000000" w:rsidRPr="00000000" w14:paraId="00000169">
      <w:pPr>
        <w:numPr>
          <w:ilvl w:val="1"/>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hanging="360"/>
        <w:rPr/>
      </w:pPr>
      <w:sdt>
        <w:sdtPr>
          <w:tag w:val="goog_rdk_286"/>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Data Security Testing:</w:t>
          </w:r>
        </w:sdtContent>
      </w:sdt>
      <w:sdt>
        <w:sdtPr>
          <w:tag w:val="goog_rdk_287"/>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Ensure that sensitive data is encrypted both at rest and in transit. Test for data leakage vulnerabilities.</w:t>
          </w:r>
        </w:sdtContent>
      </w:sdt>
      <w:sdt>
        <w:sdtPr>
          <w:tag w:val="goog_rdk_288"/>
        </w:sdtPr>
        <w:sdtContent>
          <w:r w:rsidDel="00000000" w:rsidR="00000000" w:rsidRPr="00000000">
            <w:rPr>
              <w:rtl w:val="0"/>
            </w:rPr>
          </w:r>
        </w:sdtContent>
      </w:sdt>
    </w:p>
    <w:p w:rsidR="00000000" w:rsidDel="00000000" w:rsidP="00000000" w:rsidRDefault="00000000" w:rsidRPr="00000000" w14:paraId="0000016A">
      <w:pPr>
        <w:numPr>
          <w:ilvl w:val="1"/>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hanging="360"/>
        <w:rPr/>
      </w:pPr>
      <w:sdt>
        <w:sdtPr>
          <w:tag w:val="goog_rdk_289"/>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Session Management Testing</w:t>
          </w:r>
        </w:sdtContent>
      </w:sdt>
      <w:sdt>
        <w:sdtPr>
          <w:tag w:val="goog_rdk_290"/>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Check for vulnerabilities related to session management, such as session fixation and session hijacking.</w:t>
          </w:r>
        </w:sdtContent>
      </w:sdt>
      <w:sdt>
        <w:sdtPr>
          <w:tag w:val="goog_rdk_291"/>
        </w:sdtPr>
        <w:sdtContent>
          <w:r w:rsidDel="00000000" w:rsidR="00000000" w:rsidRPr="00000000">
            <w:rPr>
              <w:rtl w:val="0"/>
            </w:rPr>
          </w:r>
        </w:sdtContent>
      </w:sdt>
    </w:p>
    <w:p w:rsidR="00000000" w:rsidDel="00000000" w:rsidP="00000000" w:rsidRDefault="00000000" w:rsidRPr="00000000" w14:paraId="0000016B">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92"/>
        </w:sdtPr>
        <w:sdtContent>
          <w:r w:rsidDel="00000000" w:rsidR="00000000" w:rsidRPr="00000000">
            <w:rPr>
              <w:rtl w:val="0"/>
            </w:rPr>
          </w:r>
        </w:sdtContent>
      </w:sdt>
    </w:p>
    <w:p w:rsidR="00000000" w:rsidDel="00000000" w:rsidP="00000000" w:rsidRDefault="00000000" w:rsidRPr="00000000" w14:paraId="0000016C">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93"/>
        </w:sdtPr>
        <w:sdtContent>
          <w:r w:rsidDel="00000000" w:rsidR="00000000" w:rsidRPr="00000000">
            <w:rPr>
              <w:rtl w:val="0"/>
            </w:rPr>
          </w:r>
        </w:sdtContent>
      </w:sdt>
    </w:p>
    <w:p w:rsidR="00000000" w:rsidDel="00000000" w:rsidP="00000000" w:rsidRDefault="00000000" w:rsidRPr="00000000" w14:paraId="0000016D">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94"/>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API Security Testing</w:t>
          </w:r>
        </w:sdtContent>
      </w:sdt>
      <w:sdt>
        <w:sdtPr>
          <w:tag w:val="goog_rdk_295"/>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If your application uses APIs, perform security testing to ensure that APIs are secure and protected against common vulnerabilities.</w:t>
          </w:r>
        </w:sdtContent>
      </w:sdt>
      <w:sdt>
        <w:sdtPr>
          <w:tag w:val="goog_rdk_296"/>
        </w:sdtPr>
        <w:sdtContent>
          <w:r w:rsidDel="00000000" w:rsidR="00000000" w:rsidRPr="00000000">
            <w:rPr>
              <w:rtl w:val="0"/>
            </w:rPr>
          </w:r>
        </w:sdtContent>
      </w:sdt>
    </w:p>
    <w:p w:rsidR="00000000" w:rsidDel="00000000" w:rsidP="00000000" w:rsidRDefault="00000000" w:rsidRPr="00000000" w14:paraId="0000016E">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97"/>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Security Configuration Testing: Review the security configuration of your web servers, databases, and other components to ensure they are properly configured to mitigate common security risks.</w:t>
          </w:r>
        </w:sdtContent>
      </w:sdt>
      <w:sdt>
        <w:sdtPr>
          <w:tag w:val="goog_rdk_298"/>
        </w:sdtPr>
        <w:sdtContent>
          <w:r w:rsidDel="00000000" w:rsidR="00000000" w:rsidRPr="00000000">
            <w:rPr>
              <w:rtl w:val="0"/>
            </w:rPr>
          </w:r>
        </w:sdtContent>
      </w:sdt>
    </w:p>
    <w:p w:rsidR="00000000" w:rsidDel="00000000" w:rsidP="00000000" w:rsidRDefault="00000000" w:rsidRPr="00000000" w14:paraId="0000016F">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99"/>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Regular Security Audits</w:t>
          </w:r>
        </w:sdtContent>
      </w:sdt>
      <w:sdt>
        <w:sdtPr>
          <w:tag w:val="goog_rdk_300"/>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Conduct regular security audits to identify and address new security vulnerabilities that may arise as the application evolves.</w:t>
          </w:r>
        </w:sdtContent>
      </w:sdt>
      <w:sdt>
        <w:sdtPr>
          <w:tag w:val="goog_rdk_301"/>
        </w:sdtPr>
        <w:sdtContent>
          <w:r w:rsidDel="00000000" w:rsidR="00000000" w:rsidRPr="00000000">
            <w:rPr>
              <w:rtl w:val="0"/>
            </w:rPr>
          </w:r>
        </w:sdtContent>
      </w:sdt>
    </w:p>
    <w:p w:rsidR="00000000" w:rsidDel="00000000" w:rsidP="00000000" w:rsidRDefault="00000000" w:rsidRPr="00000000" w14:paraId="00000170">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302"/>
        </w:sdtPr>
        <w:sdtContent>
          <w:r w:rsidDel="00000000" w:rsidR="00000000" w:rsidRPr="00000000">
            <w:rPr>
              <w:rFonts w:ascii="Roboto" w:cs="Roboto" w:eastAsia="Roboto" w:hAnsi="Roboto"/>
              <w:b w:val="1"/>
              <w:color w:val="0d0d0d"/>
              <w:sz w:val="24"/>
              <w:szCs w:val="24"/>
              <w:rtl w:val="0"/>
              <w:rPrChange w:author="Akshay Koulgi" w:id="17" w:date="2024-04-15T10:29:32Z">
                <w:rPr>
                  <w:rFonts w:ascii="Roboto" w:cs="Roboto" w:eastAsia="Roboto" w:hAnsi="Roboto"/>
                  <w:color w:val="0d0d0d"/>
                  <w:sz w:val="24"/>
                  <w:szCs w:val="24"/>
                </w:rPr>
              </w:rPrChange>
            </w:rPr>
            <w:t xml:space="preserve">Security Training:</w:t>
          </w:r>
        </w:sdtContent>
      </w:sdt>
      <w:r w:rsidDel="00000000" w:rsidR="00000000" w:rsidRPr="00000000">
        <w:rPr>
          <w:rFonts w:ascii="Roboto" w:cs="Roboto" w:eastAsia="Roboto" w:hAnsi="Roboto"/>
          <w:color w:val="0d0d0d"/>
          <w:sz w:val="24"/>
          <w:szCs w:val="24"/>
          <w:rtl w:val="0"/>
        </w:rPr>
        <w:t xml:space="preserve"> Provide security training to developers, testers, and other stakeholders to increase awareness of security best practices and common vulnerabilities.</w:t>
      </w:r>
      <w:r w:rsidDel="00000000" w:rsidR="00000000" w:rsidRPr="00000000">
        <w:rPr>
          <w:rtl w:val="0"/>
        </w:rPr>
      </w:r>
    </w:p>
    <w:p w:rsidR="00000000" w:rsidDel="00000000" w:rsidP="00000000" w:rsidRDefault="00000000" w:rsidRPr="00000000" w14:paraId="00000171">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379.20000000000005" w:lineRule="auto"/>
        <w:ind w:left="720" w:hanging="360"/>
        <w:rPr/>
      </w:pPr>
      <w:r w:rsidDel="00000000" w:rsidR="00000000" w:rsidRPr="00000000">
        <w:rPr>
          <w:rFonts w:ascii="Roboto" w:cs="Roboto" w:eastAsia="Roboto" w:hAnsi="Roboto"/>
          <w:b w:val="1"/>
          <w:color w:val="0d0d0d"/>
          <w:sz w:val="24"/>
          <w:szCs w:val="24"/>
          <w:rtl w:val="0"/>
        </w:rPr>
        <w:t xml:space="preserve">Incident Response Planning</w:t>
      </w:r>
      <w:r w:rsidDel="00000000" w:rsidR="00000000" w:rsidRPr="00000000">
        <w:rPr>
          <w:rFonts w:ascii="Roboto" w:cs="Roboto" w:eastAsia="Roboto" w:hAnsi="Roboto"/>
          <w:color w:val="0d0d0d"/>
          <w:sz w:val="24"/>
          <w:szCs w:val="24"/>
          <w:rtl w:val="0"/>
        </w:rPr>
        <w:t xml:space="preserve">: Develop an incident response plan to quickly address security breaches if they occur and minimize their impact</w:t>
      </w:r>
      <w:r w:rsidDel="00000000" w:rsidR="00000000" w:rsidRPr="00000000">
        <w:rPr>
          <w:rtl w:val="0"/>
        </w:rPr>
      </w:r>
    </w:p>
    <w:p w:rsidR="00000000" w:rsidDel="00000000" w:rsidP="00000000" w:rsidRDefault="00000000" w:rsidRPr="00000000" w14:paraId="00000172">
      <w:pPr>
        <w:rPr>
          <w:color w:val="333333"/>
          <w:sz w:val="24"/>
          <w:szCs w:val="24"/>
        </w:rPr>
      </w:pPr>
      <w:r w:rsidDel="00000000" w:rsidR="00000000" w:rsidRPr="00000000">
        <w:rPr>
          <w:rtl w:val="0"/>
        </w:rPr>
      </w:r>
    </w:p>
    <w:p w:rsidR="00000000" w:rsidDel="00000000" w:rsidP="00000000" w:rsidRDefault="00000000" w:rsidRPr="00000000" w14:paraId="00000173">
      <w:pPr>
        <w:rPr>
          <w:color w:val="333333"/>
          <w:sz w:val="24"/>
          <w:szCs w:val="24"/>
        </w:rPr>
      </w:pPr>
      <w:r w:rsidDel="00000000" w:rsidR="00000000" w:rsidRPr="00000000">
        <w:rPr>
          <w:rtl w:val="0"/>
        </w:rPr>
      </w:r>
    </w:p>
    <w:p w:rsidR="00000000" w:rsidDel="00000000" w:rsidP="00000000" w:rsidRDefault="00000000" w:rsidRPr="00000000" w14:paraId="00000174">
      <w:pPr>
        <w:rPr>
          <w:color w:val="333333"/>
          <w:sz w:val="24"/>
          <w:szCs w:val="24"/>
        </w:rPr>
      </w:pPr>
      <w:r w:rsidDel="00000000" w:rsidR="00000000" w:rsidRPr="00000000">
        <w:rPr>
          <w:rtl w:val="0"/>
        </w:rPr>
      </w:r>
    </w:p>
    <w:p w:rsidR="00000000" w:rsidDel="00000000" w:rsidP="00000000" w:rsidRDefault="00000000" w:rsidRPr="00000000" w14:paraId="00000175">
      <w:pPr>
        <w:rPr>
          <w:color w:val="333333"/>
          <w:sz w:val="24"/>
          <w:szCs w:val="24"/>
        </w:rPr>
      </w:pPr>
      <w:r w:rsidDel="00000000" w:rsidR="00000000" w:rsidRPr="00000000">
        <w:rPr>
          <w:rtl w:val="0"/>
        </w:rPr>
      </w:r>
    </w:p>
    <w:p w:rsidR="00000000" w:rsidDel="00000000" w:rsidP="00000000" w:rsidRDefault="00000000" w:rsidRPr="00000000" w14:paraId="00000176">
      <w:pPr>
        <w:rPr>
          <w:color w:val="333333"/>
          <w:sz w:val="24"/>
          <w:szCs w:val="24"/>
        </w:rPr>
      </w:pPr>
      <w:r w:rsidDel="00000000" w:rsidR="00000000" w:rsidRPr="00000000">
        <w:rPr>
          <w:rtl w:val="0"/>
        </w:rPr>
      </w:r>
    </w:p>
    <w:p w:rsidR="00000000" w:rsidDel="00000000" w:rsidP="00000000" w:rsidRDefault="00000000" w:rsidRPr="00000000" w14:paraId="00000177">
      <w:pPr>
        <w:rPr>
          <w:color w:val="333333"/>
          <w:sz w:val="24"/>
          <w:szCs w:val="24"/>
        </w:rPr>
      </w:pPr>
      <w:r w:rsidDel="00000000" w:rsidR="00000000" w:rsidRPr="00000000">
        <w:rPr>
          <w:rtl w:val="0"/>
        </w:rPr>
      </w:r>
    </w:p>
    <w:p w:rsidR="00000000" w:rsidDel="00000000" w:rsidP="00000000" w:rsidRDefault="00000000" w:rsidRPr="00000000" w14:paraId="00000178">
      <w:pPr>
        <w:rPr>
          <w:color w:val="333333"/>
          <w:sz w:val="24"/>
          <w:szCs w:val="24"/>
        </w:rPr>
      </w:pPr>
      <w:r w:rsidDel="00000000" w:rsidR="00000000" w:rsidRPr="00000000">
        <w:rPr>
          <w:rtl w:val="0"/>
        </w:rPr>
      </w:r>
    </w:p>
    <w:p w:rsidR="00000000" w:rsidDel="00000000" w:rsidP="00000000" w:rsidRDefault="00000000" w:rsidRPr="00000000" w14:paraId="00000179">
      <w:pPr>
        <w:rPr>
          <w:color w:val="333333"/>
          <w:sz w:val="24"/>
          <w:szCs w:val="24"/>
        </w:rPr>
      </w:pPr>
      <w:r w:rsidDel="00000000" w:rsidR="00000000" w:rsidRPr="00000000">
        <w:rPr>
          <w:rtl w:val="0"/>
        </w:rPr>
      </w:r>
    </w:p>
    <w:p w:rsidR="00000000" w:rsidDel="00000000" w:rsidP="00000000" w:rsidRDefault="00000000" w:rsidRPr="00000000" w14:paraId="0000017A">
      <w:pPr>
        <w:rPr>
          <w:color w:val="333333"/>
          <w:sz w:val="24"/>
          <w:szCs w:val="24"/>
        </w:rPr>
      </w:pPr>
      <w:r w:rsidDel="00000000" w:rsidR="00000000" w:rsidRPr="00000000">
        <w:rPr>
          <w:rtl w:val="0"/>
        </w:rPr>
      </w:r>
    </w:p>
    <w:p w:rsidR="00000000" w:rsidDel="00000000" w:rsidP="00000000" w:rsidRDefault="00000000" w:rsidRPr="00000000" w14:paraId="0000017B">
      <w:pPr>
        <w:rPr>
          <w:color w:val="333333"/>
          <w:sz w:val="24"/>
          <w:szCs w:val="24"/>
        </w:rPr>
      </w:pPr>
      <w:r w:rsidDel="00000000" w:rsidR="00000000" w:rsidRPr="00000000">
        <w:rPr>
          <w:rtl w:val="0"/>
        </w:rPr>
      </w:r>
    </w:p>
    <w:p w:rsidR="00000000" w:rsidDel="00000000" w:rsidP="00000000" w:rsidRDefault="00000000" w:rsidRPr="00000000" w14:paraId="0000017C">
      <w:pPr>
        <w:rPr>
          <w:color w:val="333333"/>
          <w:sz w:val="24"/>
          <w:szCs w:val="24"/>
        </w:rPr>
      </w:pPr>
      <w:r w:rsidDel="00000000" w:rsidR="00000000" w:rsidRPr="00000000">
        <w:rPr>
          <w:rtl w:val="0"/>
        </w:rPr>
      </w:r>
    </w:p>
    <w:p w:rsidR="00000000" w:rsidDel="00000000" w:rsidP="00000000" w:rsidRDefault="00000000" w:rsidRPr="00000000" w14:paraId="0000017D">
      <w:pPr>
        <w:rPr>
          <w:color w:val="333333"/>
          <w:sz w:val="24"/>
          <w:szCs w:val="24"/>
        </w:rPr>
      </w:pPr>
      <w:r w:rsidDel="00000000" w:rsidR="00000000" w:rsidRPr="00000000">
        <w:rPr>
          <w:rtl w:val="0"/>
        </w:rPr>
      </w:r>
    </w:p>
    <w:p w:rsidR="00000000" w:rsidDel="00000000" w:rsidP="00000000" w:rsidRDefault="00000000" w:rsidRPr="00000000" w14:paraId="0000017E">
      <w:pPr>
        <w:rPr>
          <w:color w:val="333333"/>
          <w:sz w:val="24"/>
          <w:szCs w:val="24"/>
        </w:rPr>
      </w:pPr>
      <w:r w:rsidDel="00000000" w:rsidR="00000000" w:rsidRPr="00000000">
        <w:rPr>
          <w:rtl w:val="0"/>
        </w:rPr>
      </w:r>
    </w:p>
    <w:p w:rsidR="00000000" w:rsidDel="00000000" w:rsidP="00000000" w:rsidRDefault="00000000" w:rsidRPr="00000000" w14:paraId="0000017F">
      <w:pPr>
        <w:rPr>
          <w:color w:val="333333"/>
          <w:sz w:val="24"/>
          <w:szCs w:val="24"/>
        </w:rPr>
      </w:pPr>
      <w:r w:rsidDel="00000000" w:rsidR="00000000" w:rsidRPr="00000000">
        <w:rPr>
          <w:rtl w:val="0"/>
        </w:rPr>
      </w:r>
    </w:p>
    <w:p w:rsidR="00000000" w:rsidDel="00000000" w:rsidP="00000000" w:rsidRDefault="00000000" w:rsidRPr="00000000" w14:paraId="00000180">
      <w:pPr>
        <w:rPr>
          <w:color w:val="333333"/>
          <w:sz w:val="24"/>
          <w:szCs w:val="24"/>
        </w:rPr>
      </w:pPr>
      <w:r w:rsidDel="00000000" w:rsidR="00000000" w:rsidRPr="00000000">
        <w:rPr>
          <w:rtl w:val="0"/>
        </w:rPr>
      </w:r>
    </w:p>
    <w:p w:rsidR="00000000" w:rsidDel="00000000" w:rsidP="00000000" w:rsidRDefault="00000000" w:rsidRPr="00000000" w14:paraId="00000181">
      <w:pPr>
        <w:rPr>
          <w:color w:val="333333"/>
          <w:sz w:val="24"/>
          <w:szCs w:val="24"/>
        </w:rPr>
      </w:pPr>
      <w:r w:rsidDel="00000000" w:rsidR="00000000" w:rsidRPr="00000000">
        <w:rPr>
          <w:rtl w:val="0"/>
        </w:rPr>
      </w:r>
    </w:p>
    <w:p w:rsidR="00000000" w:rsidDel="00000000" w:rsidP="00000000" w:rsidRDefault="00000000" w:rsidRPr="00000000" w14:paraId="00000182">
      <w:pPr>
        <w:rPr>
          <w:color w:val="333333"/>
          <w:sz w:val="24"/>
          <w:szCs w:val="24"/>
        </w:rPr>
      </w:pPr>
      <w:r w:rsidDel="00000000" w:rsidR="00000000" w:rsidRPr="00000000">
        <w:rPr>
          <w:rtl w:val="0"/>
        </w:rPr>
      </w:r>
    </w:p>
    <w:p w:rsidR="00000000" w:rsidDel="00000000" w:rsidP="00000000" w:rsidRDefault="00000000" w:rsidRPr="00000000" w14:paraId="00000183">
      <w:pPr>
        <w:rPr>
          <w:color w:val="333333"/>
          <w:sz w:val="24"/>
          <w:szCs w:val="24"/>
        </w:rPr>
      </w:pPr>
      <w:r w:rsidDel="00000000" w:rsidR="00000000" w:rsidRPr="00000000">
        <w:rPr>
          <w:rtl w:val="0"/>
        </w:rPr>
      </w:r>
    </w:p>
    <w:p w:rsidR="00000000" w:rsidDel="00000000" w:rsidP="00000000" w:rsidRDefault="00000000" w:rsidRPr="00000000" w14:paraId="00000184">
      <w:pPr>
        <w:rPr>
          <w:color w:val="333333"/>
          <w:sz w:val="24"/>
          <w:szCs w:val="24"/>
        </w:rPr>
      </w:pPr>
      <w:r w:rsidDel="00000000" w:rsidR="00000000" w:rsidRPr="00000000">
        <w:rPr>
          <w:rtl w:val="0"/>
        </w:rPr>
      </w:r>
    </w:p>
    <w:p w:rsidR="00000000" w:rsidDel="00000000" w:rsidP="00000000" w:rsidRDefault="00000000" w:rsidRPr="00000000" w14:paraId="00000185">
      <w:pPr>
        <w:rPr>
          <w:color w:val="333333"/>
          <w:sz w:val="24"/>
          <w:szCs w:val="24"/>
        </w:rPr>
      </w:pPr>
      <w:r w:rsidDel="00000000" w:rsidR="00000000" w:rsidRPr="00000000">
        <w:rPr>
          <w:rtl w:val="0"/>
        </w:rPr>
      </w:r>
    </w:p>
    <w:p w:rsidR="00000000" w:rsidDel="00000000" w:rsidP="00000000" w:rsidRDefault="00000000" w:rsidRPr="00000000" w14:paraId="00000186">
      <w:pPr>
        <w:rPr>
          <w:color w:val="333333"/>
          <w:sz w:val="24"/>
          <w:szCs w:val="24"/>
        </w:rPr>
      </w:pPr>
      <w:r w:rsidDel="00000000" w:rsidR="00000000" w:rsidRPr="00000000">
        <w:rPr>
          <w:rtl w:val="0"/>
        </w:rPr>
      </w:r>
    </w:p>
    <w:p w:rsidR="00000000" w:rsidDel="00000000" w:rsidP="00000000" w:rsidRDefault="00000000" w:rsidRPr="00000000" w14:paraId="00000187">
      <w:pPr>
        <w:rPr>
          <w:color w:val="333333"/>
          <w:sz w:val="24"/>
          <w:szCs w:val="24"/>
        </w:rPr>
      </w:pPr>
      <w:r w:rsidDel="00000000" w:rsidR="00000000" w:rsidRPr="00000000">
        <w:rPr>
          <w:rtl w:val="0"/>
        </w:rPr>
      </w:r>
    </w:p>
    <w:p w:rsidR="00000000" w:rsidDel="00000000" w:rsidP="00000000" w:rsidRDefault="00000000" w:rsidRPr="00000000" w14:paraId="00000188">
      <w:pPr>
        <w:rPr>
          <w:color w:val="333333"/>
          <w:sz w:val="24"/>
          <w:szCs w:val="24"/>
        </w:rPr>
      </w:pPr>
      <w:r w:rsidDel="00000000" w:rsidR="00000000" w:rsidRPr="00000000">
        <w:rPr>
          <w:rtl w:val="0"/>
        </w:rPr>
      </w:r>
    </w:p>
    <w:p w:rsidR="00000000" w:rsidDel="00000000" w:rsidP="00000000" w:rsidRDefault="00000000" w:rsidRPr="00000000" w14:paraId="00000189">
      <w:pPr>
        <w:rPr>
          <w:color w:val="333333"/>
          <w:sz w:val="24"/>
          <w:szCs w:val="24"/>
        </w:rPr>
      </w:pPr>
      <w:r w:rsidDel="00000000" w:rsidR="00000000" w:rsidRPr="00000000">
        <w:rPr>
          <w:rtl w:val="0"/>
        </w:rPr>
      </w:r>
    </w:p>
    <w:p w:rsidR="00000000" w:rsidDel="00000000" w:rsidP="00000000" w:rsidRDefault="00000000" w:rsidRPr="00000000" w14:paraId="0000018A">
      <w:pPr>
        <w:rPr>
          <w:color w:val="333333"/>
          <w:sz w:val="24"/>
          <w:szCs w:val="24"/>
        </w:rPr>
      </w:pPr>
      <w:r w:rsidDel="00000000" w:rsidR="00000000" w:rsidRPr="00000000">
        <w:rPr>
          <w:rtl w:val="0"/>
        </w:rPr>
      </w:r>
    </w:p>
    <w:p w:rsidR="00000000" w:rsidDel="00000000" w:rsidP="00000000" w:rsidRDefault="00000000" w:rsidRPr="00000000" w14:paraId="0000018B">
      <w:pPr>
        <w:numPr>
          <w:ilvl w:val="0"/>
          <w:numId w:val="9"/>
        </w:numPr>
        <w:ind w:left="720" w:hanging="360"/>
        <w:rPr>
          <w:color w:val="333333"/>
          <w:sz w:val="24"/>
          <w:szCs w:val="24"/>
        </w:rPr>
      </w:pPr>
      <w:r w:rsidDel="00000000" w:rsidR="00000000" w:rsidRPr="00000000">
        <w:rPr>
          <w:color w:val="333333"/>
          <w:sz w:val="24"/>
          <w:szCs w:val="24"/>
          <w:rtl w:val="0"/>
        </w:rPr>
        <w:t xml:space="preserve">Install Kali Linux OS.</w:t>
      </w:r>
    </w:p>
    <w:p w:rsidR="00000000" w:rsidDel="00000000" w:rsidP="00000000" w:rsidRDefault="00000000" w:rsidRPr="00000000" w14:paraId="0000018C">
      <w:pPr>
        <w:rPr>
          <w:color w:val="333333"/>
          <w:sz w:val="24"/>
          <w:szCs w:val="24"/>
        </w:rPr>
      </w:pPr>
      <w:r w:rsidDel="00000000" w:rsidR="00000000" w:rsidRPr="00000000">
        <w:rPr>
          <w:rtl w:val="0"/>
        </w:rPr>
      </w:r>
    </w:p>
    <w:p w:rsidR="00000000" w:rsidDel="00000000" w:rsidP="00000000" w:rsidRDefault="00000000" w:rsidRPr="00000000" w14:paraId="0000018D">
      <w:pPr>
        <w:rPr>
          <w:color w:val="333333"/>
          <w:sz w:val="24"/>
          <w:szCs w:val="24"/>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Step 1 : </w:t>
      </w:r>
    </w:p>
    <w:p w:rsidR="00000000" w:rsidDel="00000000" w:rsidP="00000000" w:rsidRDefault="00000000" w:rsidRPr="00000000" w14:paraId="0000018F">
      <w:pPr>
        <w:rPr/>
      </w:pPr>
      <w:r w:rsidDel="00000000" w:rsidR="00000000" w:rsidRPr="00000000">
        <w:rPr>
          <w:rtl w:val="0"/>
        </w:rPr>
        <w:t xml:space="preserve">Download Kali Linux : </w:t>
      </w:r>
    </w:p>
    <w:p w:rsidR="00000000" w:rsidDel="00000000" w:rsidP="00000000" w:rsidRDefault="00000000" w:rsidRPr="00000000" w14:paraId="00000190">
      <w:pPr>
        <w:rPr/>
      </w:pPr>
      <w:r w:rsidDel="00000000" w:rsidR="00000000" w:rsidRPr="00000000">
        <w:rPr>
          <w:rtl w:val="0"/>
        </w:rPr>
        <w:t xml:space="preserve">https://www.kali.org/get-kali/#kali-installer-images</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Download Virtualbox : </w:t>
      </w:r>
    </w:p>
    <w:p w:rsidR="00000000" w:rsidDel="00000000" w:rsidP="00000000" w:rsidRDefault="00000000" w:rsidRPr="00000000" w14:paraId="00000193">
      <w:pPr>
        <w:rPr/>
      </w:pPr>
      <w:hyperlink r:id="rId20">
        <w:r w:rsidDel="00000000" w:rsidR="00000000" w:rsidRPr="00000000">
          <w:rPr>
            <w:color w:val="1155cc"/>
            <w:u w:val="single"/>
            <w:rtl w:val="0"/>
          </w:rPr>
          <w:t xml:space="preserve">https://www.virtualbox.org/wiki/Downloads</w:t>
        </w:r>
      </w:hyperlink>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To install Virtual box we need C++ 2019:</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Download C++  from link below : </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hyperlink r:id="rId21">
        <w:r w:rsidDel="00000000" w:rsidR="00000000" w:rsidRPr="00000000">
          <w:rPr>
            <w:color w:val="1155cc"/>
            <w:u w:val="single"/>
            <w:rtl w:val="0"/>
          </w:rPr>
          <w:t xml:space="preserve">https://learn.microsoft.com/en-us/cpp/windows/latest-supported-vc-redist?view=msvc-170</w:t>
        </w:r>
      </w:hyperlink>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color w:val="333333"/>
          <w:sz w:val="24"/>
          <w:szCs w:val="24"/>
        </w:rPr>
      </w:pPr>
      <w:r w:rsidDel="00000000" w:rsidR="00000000" w:rsidRPr="00000000">
        <w:rPr/>
        <w:drawing>
          <wp:inline distB="114300" distT="114300" distL="114300" distR="114300">
            <wp:extent cx="4443413" cy="2539093"/>
            <wp:effectExtent b="0" l="0" r="0" t="0"/>
            <wp:docPr id="2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443413" cy="2539093"/>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Next : </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We need to set up Kali Linux in Virtual Box.</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Step 1 : Open Virtual Box.</w:t>
      </w:r>
    </w:p>
    <w:p w:rsidR="00000000" w:rsidDel="00000000" w:rsidP="00000000" w:rsidRDefault="00000000" w:rsidRPr="00000000" w14:paraId="000001A2">
      <w:pPr>
        <w:rPr/>
      </w:pPr>
      <w:r w:rsidDel="00000000" w:rsidR="00000000" w:rsidRPr="00000000">
        <w:rPr>
          <w:rtl w:val="0"/>
        </w:rPr>
        <w:t xml:space="preserve">Step 2 : Click on New .</w:t>
      </w:r>
    </w:p>
    <w:p w:rsidR="00000000" w:rsidDel="00000000" w:rsidP="00000000" w:rsidRDefault="00000000" w:rsidRPr="00000000" w14:paraId="000001A3">
      <w:pPr>
        <w:rPr>
          <w:b w:val="1"/>
        </w:rPr>
      </w:pPr>
      <w:r w:rsidDel="00000000" w:rsidR="00000000" w:rsidRPr="00000000">
        <w:rPr>
          <w:rtl w:val="0"/>
        </w:rPr>
        <w:t xml:space="preserve">Step 3 : We need to provide the location of Kali Disk image in </w:t>
      </w:r>
      <w:r w:rsidDel="00000000" w:rsidR="00000000" w:rsidRPr="00000000">
        <w:rPr>
          <w:b w:val="1"/>
          <w:rtl w:val="0"/>
        </w:rPr>
        <w:t xml:space="preserve">ISO Image </w:t>
      </w:r>
    </w:p>
    <w:p w:rsidR="00000000" w:rsidDel="00000000" w:rsidP="00000000" w:rsidRDefault="00000000" w:rsidRPr="00000000" w14:paraId="000001A4">
      <w:pPr>
        <w:rPr/>
      </w:pPr>
      <w:r w:rsidDel="00000000" w:rsidR="00000000" w:rsidRPr="00000000">
        <w:rPr/>
        <w:drawing>
          <wp:inline distB="114300" distT="114300" distL="114300" distR="114300">
            <wp:extent cx="5432325" cy="2919413"/>
            <wp:effectExtent b="0" l="0" r="0" t="0"/>
            <wp:docPr id="25"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432325"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We need to allocate RAM and ROM to the virtual container.</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After finishing ,we should get this screen. : </w:t>
      </w:r>
    </w:p>
    <w:p w:rsidR="00000000" w:rsidDel="00000000" w:rsidP="00000000" w:rsidRDefault="00000000" w:rsidRPr="00000000" w14:paraId="000001A9">
      <w:pPr>
        <w:rPr/>
      </w:pPr>
      <w:r w:rsidDel="00000000" w:rsidR="00000000" w:rsidRPr="00000000">
        <w:rPr/>
        <w:drawing>
          <wp:inline distB="114300" distT="114300" distL="114300" distR="114300">
            <wp:extent cx="5633425" cy="3201324"/>
            <wp:effectExtent b="0" l="0" r="0" t="0"/>
            <wp:docPr id="26"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633425" cy="3201324"/>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Next Step : </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We need to click on Start, then Kali Linux will be opened.</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Then we need to install Kali Linux with Graphical install option,</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Then we have to setup hostname, domain should be blank, username and password.</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Password is important, we need to remember this .</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b w:val="1"/>
          <w:rtl w:val="0"/>
        </w:rPr>
        <w:t xml:space="preserve">After installing Kali Linix , we have to download and install OWASP ZAP in Kali Linux.</w:t>
      </w:r>
    </w:p>
    <w:p w:rsidR="00000000" w:rsidDel="00000000" w:rsidP="00000000" w:rsidRDefault="00000000" w:rsidRPr="00000000" w14:paraId="000001B7">
      <w:pPr>
        <w:rPr>
          <w:b w:val="1"/>
        </w:rPr>
      </w:pPr>
      <w:r w:rsidDel="00000000" w:rsidR="00000000" w:rsidRPr="00000000">
        <w:rPr>
          <w:b w:val="1"/>
          <w:rtl w:val="0"/>
        </w:rPr>
        <w:t xml:space="preserve">Explain about various tools available in Kali Linux in Top left corner (Dragon symbol)</w:t>
      </w:r>
    </w:p>
    <w:p w:rsidR="00000000" w:rsidDel="00000000" w:rsidP="00000000" w:rsidRDefault="00000000" w:rsidRPr="00000000" w14:paraId="000001B8">
      <w:pPr>
        <w:rPr>
          <w:b w:val="1"/>
        </w:rPr>
      </w:pPr>
      <w:r w:rsidDel="00000000" w:rsidR="00000000" w:rsidRPr="00000000">
        <w:rPr>
          <w:b w:val="1"/>
          <w:rtl w:val="0"/>
        </w:rPr>
        <w:t xml:space="preserve">Tools related to Information gathering, Vulnerability analysis.</w:t>
      </w:r>
    </w:p>
    <w:p w:rsidR="00000000" w:rsidDel="00000000" w:rsidP="00000000" w:rsidRDefault="00000000" w:rsidRPr="00000000" w14:paraId="000001B9">
      <w:pPr>
        <w:rPr>
          <w:b w:val="1"/>
        </w:rPr>
      </w:pPr>
      <w:r w:rsidDel="00000000" w:rsidR="00000000" w:rsidRPr="00000000">
        <w:rPr>
          <w:rtl w:val="0"/>
        </w:rPr>
      </w:r>
    </w:p>
    <w:p w:rsidR="00000000" w:rsidDel="00000000" w:rsidP="00000000" w:rsidRDefault="00000000" w:rsidRPr="00000000" w14:paraId="000001BA">
      <w:pPr>
        <w:rPr>
          <w:b w:val="1"/>
        </w:rPr>
      </w:pPr>
      <w:r w:rsidDel="00000000" w:rsidR="00000000" w:rsidRPr="00000000">
        <w:rPr>
          <w:b w:val="1"/>
          <w:rtl w:val="0"/>
        </w:rPr>
        <w:t xml:space="preserve">Install ZAP : </w:t>
      </w:r>
    </w:p>
    <w:p w:rsidR="00000000" w:rsidDel="00000000" w:rsidP="00000000" w:rsidRDefault="00000000" w:rsidRPr="00000000" w14:paraId="000001BB">
      <w:pPr>
        <w:rPr>
          <w:b w:val="1"/>
        </w:rPr>
      </w:pPr>
      <w:r w:rsidDel="00000000" w:rsidR="00000000" w:rsidRPr="00000000">
        <w:rPr>
          <w:b w:val="1"/>
          <w:rtl w:val="0"/>
        </w:rPr>
        <w:t xml:space="preserve">OWASP ZAP download link  :</w:t>
      </w:r>
    </w:p>
    <w:p w:rsidR="00000000" w:rsidDel="00000000" w:rsidP="00000000" w:rsidRDefault="00000000" w:rsidRPr="00000000" w14:paraId="000001BC">
      <w:pPr>
        <w:rPr>
          <w:b w:val="1"/>
        </w:rPr>
      </w:pPr>
      <w:r w:rsidDel="00000000" w:rsidR="00000000" w:rsidRPr="00000000">
        <w:rPr>
          <w:rtl w:val="0"/>
        </w:rPr>
      </w:r>
    </w:p>
    <w:p w:rsidR="00000000" w:rsidDel="00000000" w:rsidP="00000000" w:rsidRDefault="00000000" w:rsidRPr="00000000" w14:paraId="000001BD">
      <w:pPr>
        <w:rPr/>
      </w:pPr>
      <w:hyperlink r:id="rId25">
        <w:r w:rsidDel="00000000" w:rsidR="00000000" w:rsidRPr="00000000">
          <w:rPr>
            <w:color w:val="1155cc"/>
            <w:u w:val="single"/>
            <w:rtl w:val="0"/>
          </w:rPr>
          <w:t xml:space="preserve">https://www.zaproxy.org/download/</w:t>
        </w:r>
      </w:hyperlink>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AFter downloading ZAP : </w:t>
      </w:r>
    </w:p>
    <w:p w:rsidR="00000000" w:rsidDel="00000000" w:rsidP="00000000" w:rsidRDefault="00000000" w:rsidRPr="00000000" w14:paraId="000001C1">
      <w:pPr>
        <w:rPr/>
      </w:pPr>
      <w:r w:rsidDel="00000000" w:rsidR="00000000" w:rsidRPr="00000000">
        <w:rPr>
          <w:rtl w:val="0"/>
        </w:rPr>
        <w:t xml:space="preserve">We need to update the OS </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Open shell command prompt : </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highlight w:val="yellow"/>
        </w:rPr>
      </w:pPr>
      <w:r w:rsidDel="00000000" w:rsidR="00000000" w:rsidRPr="00000000">
        <w:rPr>
          <w:highlight w:val="yellow"/>
          <w:rtl w:val="0"/>
        </w:rPr>
        <w:t xml:space="preserve">Sudo apt-get update </w:t>
      </w:r>
    </w:p>
    <w:p w:rsidR="00000000" w:rsidDel="00000000" w:rsidP="00000000" w:rsidRDefault="00000000" w:rsidRPr="00000000" w14:paraId="000001C6">
      <w:pPr>
        <w:rPr>
          <w:highlight w:val="yellow"/>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Step 1 : </w:t>
      </w:r>
    </w:p>
    <w:p w:rsidR="00000000" w:rsidDel="00000000" w:rsidP="00000000" w:rsidRDefault="00000000" w:rsidRPr="00000000" w14:paraId="000001C8">
      <w:pPr>
        <w:rPr/>
      </w:pPr>
      <w:r w:rsidDel="00000000" w:rsidR="00000000" w:rsidRPr="00000000">
        <w:rPr>
          <w:rtl w:val="0"/>
        </w:rPr>
        <w:t xml:space="preserve">AFter that , open terminal from the ZAP downloaded location </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highlight w:val="yellow"/>
        </w:rPr>
      </w:pPr>
      <w:r w:rsidDel="00000000" w:rsidR="00000000" w:rsidRPr="00000000">
        <w:rPr>
          <w:rtl w:val="0"/>
        </w:rPr>
        <w:t xml:space="preserve">In command prompt :</w:t>
      </w:r>
      <w:r w:rsidDel="00000000" w:rsidR="00000000" w:rsidRPr="00000000">
        <w:rPr>
          <w:highlight w:val="yellow"/>
          <w:rtl w:val="0"/>
        </w:rPr>
        <w:t xml:space="preserve"> </w:t>
      </w:r>
    </w:p>
    <w:p w:rsidR="00000000" w:rsidDel="00000000" w:rsidP="00000000" w:rsidRDefault="00000000" w:rsidRPr="00000000" w14:paraId="000001CB">
      <w:pPr>
        <w:rPr>
          <w:highlight w:val="yellow"/>
        </w:rPr>
      </w:pPr>
      <w:r w:rsidDel="00000000" w:rsidR="00000000" w:rsidRPr="00000000">
        <w:rPr>
          <w:highlight w:val="yellow"/>
          <w:rtl w:val="0"/>
        </w:rPr>
        <w:t xml:space="preserve">Chmod 777 &lt;filename&gt;</w:t>
      </w:r>
    </w:p>
    <w:p w:rsidR="00000000" w:rsidDel="00000000" w:rsidP="00000000" w:rsidRDefault="00000000" w:rsidRPr="00000000" w14:paraId="000001CC">
      <w:pPr>
        <w:rPr>
          <w:highlight w:val="yellow"/>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Now we have changed the file to executable file .</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highlight w:val="yellow"/>
        </w:rPr>
      </w:pPr>
      <w:r w:rsidDel="00000000" w:rsidR="00000000" w:rsidRPr="00000000">
        <w:rPr>
          <w:rtl w:val="0"/>
        </w:rPr>
        <w:t xml:space="preserve">Now we need to change the user access to super user and then execute the command :</w:t>
      </w:r>
      <w:r w:rsidDel="00000000" w:rsidR="00000000" w:rsidRPr="00000000">
        <w:rPr>
          <w:highlight w:val="yellow"/>
          <w:rtl w:val="0"/>
        </w:rPr>
        <w:t xml:space="preserve"> </w:t>
      </w:r>
    </w:p>
    <w:p w:rsidR="00000000" w:rsidDel="00000000" w:rsidP="00000000" w:rsidRDefault="00000000" w:rsidRPr="00000000" w14:paraId="000001D0">
      <w:pPr>
        <w:rPr>
          <w:highlight w:val="yellow"/>
        </w:rPr>
      </w:pPr>
      <w:r w:rsidDel="00000000" w:rsidR="00000000" w:rsidRPr="00000000">
        <w:rPr>
          <w:rtl w:val="0"/>
        </w:rPr>
      </w:r>
    </w:p>
    <w:p w:rsidR="00000000" w:rsidDel="00000000" w:rsidP="00000000" w:rsidRDefault="00000000" w:rsidRPr="00000000" w14:paraId="000001D1">
      <w:pPr>
        <w:rPr>
          <w:highlight w:val="yellow"/>
        </w:rPr>
      </w:pPr>
      <w:r w:rsidDel="00000000" w:rsidR="00000000" w:rsidRPr="00000000">
        <w:rPr>
          <w:rtl w:val="0"/>
        </w:rPr>
      </w:r>
    </w:p>
    <w:p w:rsidR="00000000" w:rsidDel="00000000" w:rsidP="00000000" w:rsidRDefault="00000000" w:rsidRPr="00000000" w14:paraId="000001D2">
      <w:pPr>
        <w:rPr>
          <w:highlight w:val="yellow"/>
        </w:rPr>
      </w:pPr>
      <w:r w:rsidDel="00000000" w:rsidR="00000000" w:rsidRPr="00000000">
        <w:rPr>
          <w:highlight w:val="yellow"/>
          <w:rtl w:val="0"/>
        </w:rPr>
        <w:t xml:space="preserve">Sudo ./&lt;filename&gt;</w:t>
      </w:r>
    </w:p>
    <w:p w:rsidR="00000000" w:rsidDel="00000000" w:rsidP="00000000" w:rsidRDefault="00000000" w:rsidRPr="00000000" w14:paraId="000001D3">
      <w:pPr>
        <w:rPr>
          <w:highlight w:val="yellow"/>
        </w:rPr>
      </w:pPr>
      <w:r w:rsidDel="00000000" w:rsidR="00000000" w:rsidRPr="00000000">
        <w:rPr>
          <w:rtl w:val="0"/>
        </w:rPr>
      </w:r>
    </w:p>
    <w:p w:rsidR="00000000" w:rsidDel="00000000" w:rsidP="00000000" w:rsidRDefault="00000000" w:rsidRPr="00000000" w14:paraId="000001D4">
      <w:pPr>
        <w:rPr>
          <w:highlight w:val="yellow"/>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Now we need to open ZAP, found in dragon icon applications.</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Just click on ZAP icon.</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ZAP Server will be started.</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SO ZAP acts as an intermediate between your KaiI and Browser.</w:t>
      </w:r>
    </w:p>
    <w:p w:rsidR="00000000" w:rsidDel="00000000" w:rsidP="00000000" w:rsidRDefault="00000000" w:rsidRPr="00000000" w14:paraId="000001DC">
      <w:pPr>
        <w:rPr/>
      </w:pPr>
      <w:r w:rsidDel="00000000" w:rsidR="00000000" w:rsidRPr="00000000">
        <w:rPr>
          <w:rtl w:val="0"/>
        </w:rPr>
        <w:t xml:space="preserve">So to make browser trust the ZAP we add certificate so that the browser can recognize this tool.</w:t>
      </w:r>
    </w:p>
    <w:p w:rsidR="00000000" w:rsidDel="00000000" w:rsidP="00000000" w:rsidRDefault="00000000" w:rsidRPr="00000000" w14:paraId="000001DD">
      <w:pPr>
        <w:rPr>
          <w:highlight w:val="yellow"/>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How to add?</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Tools - &gt; Options -&gt; Dynamic SSL certificate -&gt; New screen - &gt; Save the certificate.</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In your Browser go to three lines search for SSL certificate and add import the certificate.</w:t>
      </w:r>
    </w:p>
    <w:p w:rsidR="00000000" w:rsidDel="00000000" w:rsidP="00000000" w:rsidRDefault="00000000" w:rsidRPr="00000000" w14:paraId="000001E4">
      <w:pPr>
        <w:rPr>
          <w:highlight w:val="yellow"/>
        </w:rPr>
      </w:pPr>
      <w:r w:rsidDel="00000000" w:rsidR="00000000" w:rsidRPr="00000000">
        <w:rPr>
          <w:rtl w:val="0"/>
        </w:rPr>
      </w:r>
    </w:p>
    <w:p w:rsidR="00000000" w:rsidDel="00000000" w:rsidP="00000000" w:rsidRDefault="00000000" w:rsidRPr="00000000" w14:paraId="000001E5">
      <w:pPr>
        <w:rPr>
          <w:highlight w:val="yellow"/>
        </w:rPr>
      </w:pPr>
      <w:r w:rsidDel="00000000" w:rsidR="00000000" w:rsidRPr="00000000">
        <w:rPr>
          <w:rtl w:val="0"/>
        </w:rPr>
      </w:r>
    </w:p>
    <w:p w:rsidR="00000000" w:rsidDel="00000000" w:rsidP="00000000" w:rsidRDefault="00000000" w:rsidRPr="00000000" w14:paraId="000001E6">
      <w:pPr>
        <w:rPr>
          <w:highlight w:val="yellow"/>
        </w:rPr>
      </w:pPr>
      <w:r w:rsidDel="00000000" w:rsidR="00000000" w:rsidRPr="00000000">
        <w:rPr>
          <w:rtl w:val="0"/>
        </w:rPr>
      </w:r>
    </w:p>
    <w:p w:rsidR="00000000" w:rsidDel="00000000" w:rsidP="00000000" w:rsidRDefault="00000000" w:rsidRPr="00000000" w14:paraId="000001E7">
      <w:pPr>
        <w:rPr/>
      </w:pPr>
      <w:r w:rsidDel="00000000" w:rsidR="00000000" w:rsidRPr="00000000">
        <w:rPr>
          <w:b w:val="1"/>
          <w:rtl w:val="0"/>
        </w:rPr>
        <w:t xml:space="preserve">Now we have to connect the browser with the ZAP tool.</w:t>
      </w: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We need to add Foxy Proxy extension in our browser, </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Go to Foxy proxy(Firefox Extension) official website, and just click on Add to firefox.</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Now in the Extensions tab , we can see Foxy proxy extension.</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In this Foxy proxy extension, we need to add ZAP </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We need to click on Options section in Foxy proxy ,</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In a new tab the Foxy proxy will be loaded.</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In that we need to select Proxies in the second tab and click on Add .</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We need to add ZAP to this Foxy proxy,</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After clicking on add we will gte various options : </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Just add title as ZAP, hostname as localhost, port as 8080 and click on save.</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After this we can browse on firefox, everything will be recorded in ZAP,</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All the  Requests, responses , alerts, vulnerabilities will be displayed in ZAP tool.</w:t>
      </w:r>
    </w:p>
    <w:p w:rsidR="00000000" w:rsidDel="00000000" w:rsidP="00000000" w:rsidRDefault="00000000" w:rsidRPr="00000000" w14:paraId="00000200">
      <w:pPr>
        <w:rPr>
          <w:b w:val="1"/>
        </w:rPr>
      </w:pPr>
      <w:r w:rsidDel="00000000" w:rsidR="00000000" w:rsidRPr="00000000">
        <w:rPr>
          <w:rtl w:val="0"/>
        </w:rPr>
      </w:r>
    </w:p>
    <w:p w:rsidR="00000000" w:rsidDel="00000000" w:rsidP="00000000" w:rsidRDefault="00000000" w:rsidRPr="00000000" w14:paraId="00000201">
      <w:pPr>
        <w:rPr>
          <w:b w:val="1"/>
          <w:sz w:val="24"/>
          <w:szCs w:val="24"/>
        </w:rPr>
      </w:pPr>
      <w:r w:rsidDel="00000000" w:rsidR="00000000" w:rsidRPr="00000000">
        <w:rPr>
          <w:b w:val="1"/>
          <w:sz w:val="24"/>
          <w:szCs w:val="24"/>
          <w:rtl w:val="0"/>
        </w:rPr>
        <w:t xml:space="preserve">Scanners in ZAP : </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First we have to enter the website in the Firefox.</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To Start Active Scan - </w:t>
      </w:r>
    </w:p>
    <w:p w:rsidR="00000000" w:rsidDel="00000000" w:rsidP="00000000" w:rsidRDefault="00000000" w:rsidRPr="00000000" w14:paraId="00000206">
      <w:pPr>
        <w:rPr/>
      </w:pPr>
      <w:sdt>
        <w:sdtPr>
          <w:tag w:val="goog_rdk_303"/>
        </w:sdtPr>
        <w:sdtContent>
          <w:r w:rsidDel="00000000" w:rsidR="00000000" w:rsidRPr="00000000">
            <w:rPr>
              <w:rFonts w:ascii="Arial Unicode MS" w:cs="Arial Unicode MS" w:eastAsia="Arial Unicode MS" w:hAnsi="Arial Unicode MS"/>
              <w:rtl w:val="0"/>
            </w:rPr>
            <w:t xml:space="preserve">Go to Tools → Active Scan → Sites —&gt; Mention the Site that u want to scan. – &gt; Select a request → Then start Active Scan</w:t>
          </w:r>
        </w:sdtContent>
      </w:sdt>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This will start the Active scan process and all the details are displayed in the dashboard.</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Here in Alerts we can see the Vulnerability alerts which can be reported to Security Analysts.</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b w:val="1"/>
        </w:rPr>
      </w:pPr>
      <w:r w:rsidDel="00000000" w:rsidR="00000000" w:rsidRPr="00000000">
        <w:rPr>
          <w:b w:val="1"/>
          <w:rtl w:val="0"/>
        </w:rPr>
        <w:t xml:space="preserve">AJAX SPIDER : </w:t>
      </w:r>
    </w:p>
    <w:p w:rsidR="00000000" w:rsidDel="00000000" w:rsidP="00000000" w:rsidRDefault="00000000" w:rsidRPr="00000000" w14:paraId="0000020D">
      <w:pPr>
        <w:rPr>
          <w:b w:val="1"/>
        </w:rPr>
      </w:pPr>
      <w:r w:rsidDel="00000000" w:rsidR="00000000" w:rsidRPr="00000000">
        <w:rPr>
          <w:rtl w:val="0"/>
        </w:rPr>
      </w:r>
    </w:p>
    <w:p w:rsidR="00000000" w:rsidDel="00000000" w:rsidP="00000000" w:rsidRDefault="00000000" w:rsidRPr="00000000" w14:paraId="0000020E">
      <w:pPr>
        <w:rPr>
          <w:b w:val="1"/>
        </w:rPr>
      </w:pPr>
      <w:r w:rsidDel="00000000" w:rsidR="00000000" w:rsidRPr="00000000">
        <w:rPr>
          <w:b w:val="1"/>
          <w:rtl w:val="0"/>
        </w:rPr>
        <w:t xml:space="preserve">First load the website in Firefox(Prerequisite)</w:t>
      </w:r>
    </w:p>
    <w:p w:rsidR="00000000" w:rsidDel="00000000" w:rsidP="00000000" w:rsidRDefault="00000000" w:rsidRPr="00000000" w14:paraId="0000020F">
      <w:pPr>
        <w:rPr>
          <w:b w:val="1"/>
        </w:rPr>
      </w:pPr>
      <w:r w:rsidDel="00000000" w:rsidR="00000000" w:rsidRPr="00000000">
        <w:rPr>
          <w:rtl w:val="0"/>
        </w:rPr>
      </w:r>
    </w:p>
    <w:p w:rsidR="00000000" w:rsidDel="00000000" w:rsidP="00000000" w:rsidRDefault="00000000" w:rsidRPr="00000000" w14:paraId="00000210">
      <w:pPr>
        <w:rPr>
          <w:b w:val="1"/>
        </w:rPr>
      </w:pPr>
      <w:r w:rsidDel="00000000" w:rsidR="00000000" w:rsidRPr="00000000">
        <w:rPr>
          <w:b w:val="1"/>
          <w:rtl w:val="0"/>
        </w:rPr>
        <w:t xml:space="preserve">To start the AJAX SPIDER : </w:t>
      </w:r>
    </w:p>
    <w:p w:rsidR="00000000" w:rsidDel="00000000" w:rsidP="00000000" w:rsidRDefault="00000000" w:rsidRPr="00000000" w14:paraId="00000211">
      <w:pPr>
        <w:rPr/>
      </w:pPr>
      <w:sdt>
        <w:sdtPr>
          <w:tag w:val="goog_rdk_304"/>
        </w:sdtPr>
        <w:sdtContent>
          <w:r w:rsidDel="00000000" w:rsidR="00000000" w:rsidRPr="00000000">
            <w:rPr>
              <w:rFonts w:ascii="Arial Unicode MS" w:cs="Arial Unicode MS" w:eastAsia="Arial Unicode MS" w:hAnsi="Arial Unicode MS"/>
              <w:rtl w:val="0"/>
            </w:rPr>
            <w:t xml:space="preserve">Go to Tools → AJAX SPIDER → Select-&gt; Select the website and the request →</w:t>
          </w:r>
        </w:sdtContent>
      </w:sdt>
      <w:r w:rsidDel="00000000" w:rsidR="00000000" w:rsidRPr="00000000">
        <w:rPr>
          <w:rtl w:val="0"/>
        </w:rPr>
      </w:r>
    </w:p>
    <w:p w:rsidR="00000000" w:rsidDel="00000000" w:rsidP="00000000" w:rsidRDefault="00000000" w:rsidRPr="00000000" w14:paraId="00000212">
      <w:pPr>
        <w:rPr/>
      </w:pPr>
      <w:sdt>
        <w:sdtPr>
          <w:tag w:val="goog_rdk_305"/>
        </w:sdtPr>
        <w:sdtContent>
          <w:r w:rsidDel="00000000" w:rsidR="00000000" w:rsidRPr="00000000">
            <w:rPr>
              <w:rFonts w:ascii="Arial Unicode MS" w:cs="Arial Unicode MS" w:eastAsia="Arial Unicode MS" w:hAnsi="Arial Unicode MS"/>
              <w:rtl w:val="0"/>
            </w:rPr>
            <w:t xml:space="preserve">Check box advanced options → In advanced options we will get the max duration , crawl depth, crawl states , no of browser to be opened etc. and then click on </w:t>
          </w:r>
        </w:sdtContent>
      </w:sdt>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Start SCAN.</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Now the spider scanning will be displayed in the Dashboard.</w:t>
      </w:r>
    </w:p>
    <w:p w:rsidR="00000000" w:rsidDel="00000000" w:rsidP="00000000" w:rsidRDefault="00000000" w:rsidRPr="00000000" w14:paraId="00000216">
      <w:pPr>
        <w:rPr/>
      </w:pPr>
      <w:r w:rsidDel="00000000" w:rsidR="00000000" w:rsidRPr="00000000">
        <w:rPr>
          <w:rtl w:val="0"/>
        </w:rPr>
        <w:t xml:space="preserve">Here we can see all the URLS, links that are present in the website, backend, APIS </w:t>
      </w:r>
    </w:p>
    <w:p w:rsidR="00000000" w:rsidDel="00000000" w:rsidP="00000000" w:rsidRDefault="00000000" w:rsidRPr="00000000" w14:paraId="00000217">
      <w:pPr>
        <w:rPr/>
      </w:pPr>
      <w:r w:rsidDel="00000000" w:rsidR="00000000" w:rsidRPr="00000000">
        <w:rPr>
          <w:rtl w:val="0"/>
        </w:rPr>
        <w:t xml:space="preserve">And we can see all the information related to links which can be Vulnerable.</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b w:val="1"/>
        </w:rPr>
      </w:pPr>
      <w:r w:rsidDel="00000000" w:rsidR="00000000" w:rsidRPr="00000000">
        <w:rPr>
          <w:b w:val="1"/>
          <w:rtl w:val="0"/>
        </w:rPr>
        <w:t xml:space="preserve">NMAP : </w:t>
      </w:r>
    </w:p>
    <w:p w:rsidR="00000000" w:rsidDel="00000000" w:rsidP="00000000" w:rsidRDefault="00000000" w:rsidRPr="00000000" w14:paraId="0000021D">
      <w:pPr>
        <w:rPr>
          <w:b w:val="1"/>
        </w:rPr>
      </w:pPr>
      <w:r w:rsidDel="00000000" w:rsidR="00000000" w:rsidRPr="00000000">
        <w:rPr>
          <w:b w:val="1"/>
          <w:rtl w:val="0"/>
        </w:rPr>
        <w:t xml:space="preserve">Nmap is a command prompt tool. It doesn't have a UI.</w:t>
      </w:r>
    </w:p>
    <w:p w:rsidR="00000000" w:rsidDel="00000000" w:rsidP="00000000" w:rsidRDefault="00000000" w:rsidRPr="00000000" w14:paraId="0000021E">
      <w:pPr>
        <w:rPr>
          <w:b w:val="1"/>
        </w:rPr>
      </w:pPr>
      <w:r w:rsidDel="00000000" w:rsidR="00000000" w:rsidRPr="00000000">
        <w:rPr>
          <w:rtl w:val="0"/>
        </w:rPr>
      </w:r>
    </w:p>
    <w:p w:rsidR="00000000" w:rsidDel="00000000" w:rsidP="00000000" w:rsidRDefault="00000000" w:rsidRPr="00000000" w14:paraId="0000021F">
      <w:pPr>
        <w:rPr>
          <w:b w:val="1"/>
        </w:rPr>
      </w:pPr>
      <w:r w:rsidDel="00000000" w:rsidR="00000000" w:rsidRPr="00000000">
        <w:rPr>
          <w:b w:val="1"/>
          <w:rtl w:val="0"/>
        </w:rPr>
        <w:t xml:space="preserve">So all the commands in the NMAP help us to attack, make a system vulnerable.</w:t>
      </w:r>
    </w:p>
    <w:p w:rsidR="00000000" w:rsidDel="00000000" w:rsidP="00000000" w:rsidRDefault="00000000" w:rsidRPr="00000000" w14:paraId="00000220">
      <w:pPr>
        <w:rPr>
          <w:b w:val="1"/>
        </w:rPr>
      </w:pPr>
      <w:r w:rsidDel="00000000" w:rsidR="00000000" w:rsidRPr="00000000">
        <w:rPr>
          <w:rtl w:val="0"/>
        </w:rPr>
      </w:r>
    </w:p>
    <w:p w:rsidR="00000000" w:rsidDel="00000000" w:rsidP="00000000" w:rsidRDefault="00000000" w:rsidRPr="00000000" w14:paraId="00000221">
      <w:pPr>
        <w:rPr>
          <w:b w:val="1"/>
        </w:rPr>
      </w:pPr>
      <w:r w:rsidDel="00000000" w:rsidR="00000000" w:rsidRPr="00000000">
        <w:rPr>
          <w:rtl w:val="0"/>
        </w:rPr>
      </w:r>
    </w:p>
    <w:p w:rsidR="00000000" w:rsidDel="00000000" w:rsidP="00000000" w:rsidRDefault="00000000" w:rsidRPr="00000000" w14:paraId="00000222">
      <w:pPr>
        <w:rPr>
          <w:b w:val="1"/>
        </w:rPr>
      </w:pPr>
      <w:r w:rsidDel="00000000" w:rsidR="00000000" w:rsidRPr="00000000">
        <w:rPr>
          <w:b w:val="1"/>
          <w:rtl w:val="0"/>
        </w:rPr>
        <w:t xml:space="preserve">How to start NMAP?</w:t>
      </w:r>
    </w:p>
    <w:p w:rsidR="00000000" w:rsidDel="00000000" w:rsidP="00000000" w:rsidRDefault="00000000" w:rsidRPr="00000000" w14:paraId="00000223">
      <w:pPr>
        <w:rPr>
          <w:b w:val="1"/>
        </w:rPr>
      </w:pPr>
      <w:r w:rsidDel="00000000" w:rsidR="00000000" w:rsidRPr="00000000">
        <w:rPr>
          <w:rtl w:val="0"/>
        </w:rPr>
      </w:r>
    </w:p>
    <w:p w:rsidR="00000000" w:rsidDel="00000000" w:rsidP="00000000" w:rsidRDefault="00000000" w:rsidRPr="00000000" w14:paraId="00000224">
      <w:pPr>
        <w:rPr>
          <w:b w:val="1"/>
        </w:rPr>
      </w:pPr>
      <w:r w:rsidDel="00000000" w:rsidR="00000000" w:rsidRPr="00000000">
        <w:rPr>
          <w:b w:val="1"/>
          <w:rtl w:val="0"/>
        </w:rPr>
        <w:t xml:space="preserve">Go to Terminal and give command </w:t>
      </w:r>
    </w:p>
    <w:p w:rsidR="00000000" w:rsidDel="00000000" w:rsidP="00000000" w:rsidRDefault="00000000" w:rsidRPr="00000000" w14:paraId="00000225">
      <w:pPr>
        <w:rPr>
          <w:b w:val="1"/>
        </w:rPr>
      </w:pPr>
      <w:r w:rsidDel="00000000" w:rsidR="00000000" w:rsidRPr="00000000">
        <w:rPr>
          <w:rtl w:val="0"/>
        </w:rPr>
      </w:r>
    </w:p>
    <w:p w:rsidR="00000000" w:rsidDel="00000000" w:rsidP="00000000" w:rsidRDefault="00000000" w:rsidRPr="00000000" w14:paraId="00000226">
      <w:pPr>
        <w:rPr>
          <w:b w:val="1"/>
        </w:rPr>
      </w:pPr>
      <w:r w:rsidDel="00000000" w:rsidR="00000000" w:rsidRPr="00000000">
        <w:rPr>
          <w:b w:val="1"/>
          <w:rtl w:val="0"/>
        </w:rPr>
        <w:t xml:space="preserve">Nmap &lt;IPaddress/URL&gt;</w:t>
      </w:r>
    </w:p>
    <w:p w:rsidR="00000000" w:rsidDel="00000000" w:rsidP="00000000" w:rsidRDefault="00000000" w:rsidRPr="00000000" w14:paraId="00000227">
      <w:pPr>
        <w:rPr>
          <w:b w:val="1"/>
        </w:rPr>
      </w:pPr>
      <w:r w:rsidDel="00000000" w:rsidR="00000000" w:rsidRPr="00000000">
        <w:rPr>
          <w:rtl w:val="0"/>
        </w:rPr>
      </w:r>
    </w:p>
    <w:p w:rsidR="00000000" w:rsidDel="00000000" w:rsidP="00000000" w:rsidRDefault="00000000" w:rsidRPr="00000000" w14:paraId="00000228">
      <w:pPr>
        <w:rPr>
          <w:b w:val="1"/>
        </w:rPr>
      </w:pPr>
      <w:r w:rsidDel="00000000" w:rsidR="00000000" w:rsidRPr="00000000">
        <w:rPr>
          <w:b w:val="1"/>
          <w:rtl w:val="0"/>
        </w:rPr>
        <w:t xml:space="preserve">Example - </w:t>
      </w:r>
    </w:p>
    <w:p w:rsidR="00000000" w:rsidDel="00000000" w:rsidP="00000000" w:rsidRDefault="00000000" w:rsidRPr="00000000" w14:paraId="00000229">
      <w:pPr>
        <w:rPr>
          <w:b w:val="1"/>
        </w:rPr>
      </w:pPr>
      <w:r w:rsidDel="00000000" w:rsidR="00000000" w:rsidRPr="00000000">
        <w:rPr>
          <w:rtl w:val="0"/>
        </w:rPr>
      </w:r>
    </w:p>
    <w:p w:rsidR="00000000" w:rsidDel="00000000" w:rsidP="00000000" w:rsidRDefault="00000000" w:rsidRPr="00000000" w14:paraId="0000022A">
      <w:pPr>
        <w:rPr>
          <w:b w:val="1"/>
        </w:rPr>
      </w:pPr>
      <w:r w:rsidDel="00000000" w:rsidR="00000000" w:rsidRPr="00000000">
        <w:rPr>
          <w:b w:val="1"/>
          <w:rtl w:val="0"/>
        </w:rPr>
        <w:t xml:space="preserve">1)Command to connect to a particular IP </w:t>
      </w:r>
    </w:p>
    <w:p w:rsidR="00000000" w:rsidDel="00000000" w:rsidP="00000000" w:rsidRDefault="00000000" w:rsidRPr="00000000" w14:paraId="0000022B">
      <w:pPr>
        <w:rPr>
          <w:b w:val="1"/>
        </w:rPr>
      </w:pPr>
      <w:r w:rsidDel="00000000" w:rsidR="00000000" w:rsidRPr="00000000">
        <w:rPr>
          <w:rtl w:val="0"/>
        </w:rPr>
      </w:r>
    </w:p>
    <w:p w:rsidR="00000000" w:rsidDel="00000000" w:rsidP="00000000" w:rsidRDefault="00000000" w:rsidRPr="00000000" w14:paraId="0000022C">
      <w:pPr>
        <w:rPr>
          <w:b w:val="1"/>
          <w:highlight w:val="yellow"/>
        </w:rPr>
      </w:pPr>
      <w:r w:rsidDel="00000000" w:rsidR="00000000" w:rsidRPr="00000000">
        <w:rPr>
          <w:b w:val="1"/>
          <w:highlight w:val="yellow"/>
          <w:rtl w:val="0"/>
        </w:rPr>
        <w:t xml:space="preserve">Nmap 192.190.23.12 </w:t>
      </w:r>
    </w:p>
    <w:p w:rsidR="00000000" w:rsidDel="00000000" w:rsidP="00000000" w:rsidRDefault="00000000" w:rsidRPr="00000000" w14:paraId="0000022D">
      <w:pPr>
        <w:rPr>
          <w:b w:val="1"/>
          <w:highlight w:val="yellow"/>
        </w:rPr>
      </w:pPr>
      <w:r w:rsidDel="00000000" w:rsidR="00000000" w:rsidRPr="00000000">
        <w:rPr>
          <w:rtl w:val="0"/>
        </w:rPr>
      </w:r>
    </w:p>
    <w:p w:rsidR="00000000" w:rsidDel="00000000" w:rsidP="00000000" w:rsidRDefault="00000000" w:rsidRPr="00000000" w14:paraId="0000022E">
      <w:pPr>
        <w:rPr>
          <w:b w:val="1"/>
        </w:rPr>
      </w:pPr>
      <w:r w:rsidDel="00000000" w:rsidR="00000000" w:rsidRPr="00000000">
        <w:rPr>
          <w:b w:val="1"/>
          <w:highlight w:val="yellow"/>
          <w:rtl w:val="0"/>
        </w:rPr>
        <w:t xml:space="preserve">Sudo Nmap 192.190.23.12 </w:t>
      </w:r>
      <w:r w:rsidDel="00000000" w:rsidR="00000000" w:rsidRPr="00000000">
        <w:rPr>
          <w:b w:val="1"/>
          <w:rtl w:val="0"/>
        </w:rPr>
        <w:t xml:space="preserve">(recommended command )</w:t>
      </w:r>
    </w:p>
    <w:p w:rsidR="00000000" w:rsidDel="00000000" w:rsidP="00000000" w:rsidRDefault="00000000" w:rsidRPr="00000000" w14:paraId="0000022F">
      <w:pPr>
        <w:rPr>
          <w:b w:val="1"/>
        </w:rPr>
      </w:pPr>
      <w:r w:rsidDel="00000000" w:rsidR="00000000" w:rsidRPr="00000000">
        <w:rPr>
          <w:rtl w:val="0"/>
        </w:rPr>
      </w:r>
    </w:p>
    <w:p w:rsidR="00000000" w:rsidDel="00000000" w:rsidP="00000000" w:rsidRDefault="00000000" w:rsidRPr="00000000" w14:paraId="00000230">
      <w:pPr>
        <w:rPr>
          <w:b w:val="1"/>
        </w:rPr>
      </w:pPr>
      <w:r w:rsidDel="00000000" w:rsidR="00000000" w:rsidRPr="00000000">
        <w:rPr>
          <w:rtl w:val="0"/>
        </w:rPr>
      </w:r>
    </w:p>
    <w:p w:rsidR="00000000" w:rsidDel="00000000" w:rsidP="00000000" w:rsidRDefault="00000000" w:rsidRPr="00000000" w14:paraId="00000231">
      <w:pPr>
        <w:rPr>
          <w:b w:val="1"/>
        </w:rPr>
      </w:pPr>
      <w:r w:rsidDel="00000000" w:rsidR="00000000" w:rsidRPr="00000000">
        <w:rPr>
          <w:b w:val="1"/>
          <w:rtl w:val="0"/>
        </w:rPr>
        <w:t xml:space="preserve">2)This is used to Scan the IP and shows whether we can connect to a particular IP.</w:t>
      </w:r>
    </w:p>
    <w:p w:rsidR="00000000" w:rsidDel="00000000" w:rsidP="00000000" w:rsidRDefault="00000000" w:rsidRPr="00000000" w14:paraId="00000232">
      <w:pPr>
        <w:rPr>
          <w:b w:val="1"/>
        </w:rPr>
      </w:pPr>
      <w:r w:rsidDel="00000000" w:rsidR="00000000" w:rsidRPr="00000000">
        <w:rPr>
          <w:rtl w:val="0"/>
        </w:rPr>
      </w:r>
    </w:p>
    <w:p w:rsidR="00000000" w:rsidDel="00000000" w:rsidP="00000000" w:rsidRDefault="00000000" w:rsidRPr="00000000" w14:paraId="00000233">
      <w:pPr>
        <w:rPr>
          <w:b w:val="1"/>
          <w:highlight w:val="yellow"/>
        </w:rPr>
      </w:pPr>
      <w:r w:rsidDel="00000000" w:rsidR="00000000" w:rsidRPr="00000000">
        <w:rPr>
          <w:b w:val="1"/>
          <w:highlight w:val="yellow"/>
          <w:rtl w:val="0"/>
        </w:rPr>
        <w:t xml:space="preserve">Sudo Nmap -Pn -sP &lt;IPAddress&gt;</w:t>
      </w:r>
    </w:p>
    <w:p w:rsidR="00000000" w:rsidDel="00000000" w:rsidP="00000000" w:rsidRDefault="00000000" w:rsidRPr="00000000" w14:paraId="00000234">
      <w:pPr>
        <w:rPr>
          <w:b w:val="1"/>
        </w:rPr>
      </w:pPr>
      <w:r w:rsidDel="00000000" w:rsidR="00000000" w:rsidRPr="00000000">
        <w:rPr>
          <w:rtl w:val="0"/>
        </w:rPr>
      </w:r>
    </w:p>
    <w:p w:rsidR="00000000" w:rsidDel="00000000" w:rsidP="00000000" w:rsidRDefault="00000000" w:rsidRPr="00000000" w14:paraId="00000235">
      <w:pPr>
        <w:rPr>
          <w:b w:val="1"/>
        </w:rPr>
      </w:pPr>
      <w:r w:rsidDel="00000000" w:rsidR="00000000" w:rsidRPr="00000000">
        <w:rPr>
          <w:rtl w:val="0"/>
        </w:rPr>
      </w:r>
    </w:p>
    <w:p w:rsidR="00000000" w:rsidDel="00000000" w:rsidP="00000000" w:rsidRDefault="00000000" w:rsidRPr="00000000" w14:paraId="00000236">
      <w:pPr>
        <w:rPr>
          <w:b w:val="1"/>
        </w:rPr>
      </w:pPr>
      <w:r w:rsidDel="00000000" w:rsidR="00000000" w:rsidRPr="00000000">
        <w:rPr>
          <w:b w:val="1"/>
          <w:rtl w:val="0"/>
        </w:rPr>
        <w:t xml:space="preserve">3)Command to Ping a particular IP </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b w:val="1"/>
          <w:highlight w:val="yellow"/>
        </w:rPr>
      </w:pPr>
      <w:r w:rsidDel="00000000" w:rsidR="00000000" w:rsidRPr="00000000">
        <w:rPr>
          <w:b w:val="1"/>
          <w:highlight w:val="yellow"/>
          <w:rtl w:val="0"/>
        </w:rPr>
        <w:t xml:space="preserve">Ping &lt;Ipaddress&gt;</w:t>
      </w:r>
    </w:p>
    <w:p w:rsidR="00000000" w:rsidDel="00000000" w:rsidP="00000000" w:rsidRDefault="00000000" w:rsidRPr="00000000" w14:paraId="00000239">
      <w:pPr>
        <w:rPr>
          <w:b w:val="1"/>
          <w:highlight w:val="yellow"/>
        </w:rPr>
      </w:pPr>
      <w:r w:rsidDel="00000000" w:rsidR="00000000" w:rsidRPr="00000000">
        <w:rPr>
          <w:rtl w:val="0"/>
        </w:rPr>
      </w:r>
    </w:p>
    <w:p w:rsidR="00000000" w:rsidDel="00000000" w:rsidP="00000000" w:rsidRDefault="00000000" w:rsidRPr="00000000" w14:paraId="0000023A">
      <w:pPr>
        <w:rPr>
          <w:b w:val="1"/>
          <w:highlight w:val="yellow"/>
        </w:rPr>
      </w:pPr>
      <w:r w:rsidDel="00000000" w:rsidR="00000000" w:rsidRPr="00000000">
        <w:rPr>
          <w:b w:val="1"/>
          <w:highlight w:val="yellow"/>
          <w:rtl w:val="0"/>
        </w:rPr>
        <w:t xml:space="preserve">Press control c to stop the ping</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4) Command to show port vulnerabilities for a particular website : </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b w:val="1"/>
          <w:highlight w:val="yellow"/>
        </w:rPr>
      </w:pPr>
      <w:r w:rsidDel="00000000" w:rsidR="00000000" w:rsidRPr="00000000">
        <w:rPr>
          <w:b w:val="1"/>
          <w:highlight w:val="yellow"/>
          <w:rtl w:val="0"/>
        </w:rPr>
        <w:t xml:space="preserve">Sudo nmap www.moolyaed.com</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This will display us all the ports, service and status.</w:t>
      </w:r>
    </w:p>
    <w:p w:rsidR="00000000" w:rsidDel="00000000" w:rsidP="00000000" w:rsidRDefault="00000000" w:rsidRPr="00000000" w14:paraId="00000241">
      <w:pPr>
        <w:rPr/>
      </w:pPr>
      <w:r w:rsidDel="00000000" w:rsidR="00000000" w:rsidRPr="00000000">
        <w:rPr>
          <w:rtl w:val="0"/>
        </w:rPr>
        <w:t xml:space="preserve">Through this information the attacker can determine which port is not secured.</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5) Command to stop the service for a particular website/IP for a few milliseconds : </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b w:val="1"/>
          <w:highlight w:val="yellow"/>
        </w:rPr>
      </w:pPr>
      <w:r w:rsidDel="00000000" w:rsidR="00000000" w:rsidRPr="00000000">
        <w:rPr>
          <w:b w:val="1"/>
          <w:highlight w:val="yellow"/>
          <w:rtl w:val="0"/>
        </w:rPr>
        <w:t xml:space="preserve">nmap &lt;IPaddress/Website&gt; -max-parallelism 800 -Pn --script http-slowloris --script-args http-slowloris.runforever=true</w:t>
      </w:r>
    </w:p>
    <w:p w:rsidR="00000000" w:rsidDel="00000000" w:rsidP="00000000" w:rsidRDefault="00000000" w:rsidRPr="00000000" w14:paraId="00000247">
      <w:pPr>
        <w:rPr>
          <w:b w:val="1"/>
          <w:highlight w:val="yellow"/>
        </w:rPr>
      </w:pPr>
      <w:r w:rsidDel="00000000" w:rsidR="00000000" w:rsidRPr="00000000">
        <w:rPr>
          <w:rtl w:val="0"/>
        </w:rPr>
      </w:r>
    </w:p>
    <w:p w:rsidR="00000000" w:rsidDel="00000000" w:rsidP="00000000" w:rsidRDefault="00000000" w:rsidRPr="00000000" w14:paraId="00000248">
      <w:pPr>
        <w:rPr>
          <w:b w:val="1"/>
        </w:rPr>
      </w:pPr>
      <w:r w:rsidDel="00000000" w:rsidR="00000000" w:rsidRPr="00000000">
        <w:rPr>
          <w:b w:val="1"/>
          <w:rtl w:val="0"/>
        </w:rPr>
        <w:t xml:space="preserve">Note : Press control z to stop the nmap attack.</w:t>
      </w:r>
    </w:p>
    <w:p w:rsidR="00000000" w:rsidDel="00000000" w:rsidP="00000000" w:rsidRDefault="00000000" w:rsidRPr="00000000" w14:paraId="00000249">
      <w:pPr>
        <w:rPr>
          <w:b w:val="1"/>
        </w:rPr>
      </w:pPr>
      <w:r w:rsidDel="00000000" w:rsidR="00000000" w:rsidRPr="00000000">
        <w:rPr>
          <w:rtl w:val="0"/>
        </w:rPr>
      </w:r>
    </w:p>
    <w:p w:rsidR="00000000" w:rsidDel="00000000" w:rsidP="00000000" w:rsidRDefault="00000000" w:rsidRPr="00000000" w14:paraId="0000024A">
      <w:pPr>
        <w:rPr>
          <w:b w:val="1"/>
        </w:rPr>
      </w:pPr>
      <w:r w:rsidDel="00000000" w:rsidR="00000000" w:rsidRPr="00000000">
        <w:rPr>
          <w:b w:val="1"/>
          <w:rtl w:val="0"/>
        </w:rPr>
        <w:t xml:space="preserve">6) Command to list the top ports in a website : </w:t>
      </w:r>
    </w:p>
    <w:p w:rsidR="00000000" w:rsidDel="00000000" w:rsidP="00000000" w:rsidRDefault="00000000" w:rsidRPr="00000000" w14:paraId="0000024B">
      <w:pPr>
        <w:rPr/>
      </w:pPr>
      <w:r w:rsidDel="00000000" w:rsidR="00000000" w:rsidRPr="00000000">
        <w:rPr>
          <w:rtl w:val="0"/>
        </w:rPr>
        <w:t xml:space="preserve">Sudo nmap --top-ports 10 </w:t>
      </w:r>
      <w:hyperlink r:id="rId26">
        <w:r w:rsidDel="00000000" w:rsidR="00000000" w:rsidRPr="00000000">
          <w:rPr>
            <w:color w:val="1155cc"/>
            <w:u w:val="single"/>
            <w:rtl w:val="0"/>
          </w:rPr>
          <w:t xml:space="preserve">www.moolyaed.com</w:t>
        </w:r>
      </w:hyperlink>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This will list down all the top 10 ports for the website, here the attacker gets the details of all the secured and unsecured ports.</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b w:val="1"/>
        </w:rPr>
      </w:pPr>
      <w:r w:rsidDel="00000000" w:rsidR="00000000" w:rsidRPr="00000000">
        <w:rPr>
          <w:b w:val="1"/>
          <w:rtl w:val="0"/>
        </w:rPr>
        <w:t xml:space="preserve">7) Command to list the Vulnerability scan of a website - </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highlight w:val="yellow"/>
        </w:rPr>
      </w:pPr>
      <w:r w:rsidDel="00000000" w:rsidR="00000000" w:rsidRPr="00000000">
        <w:rPr>
          <w:rFonts w:ascii="Roboto" w:cs="Roboto" w:eastAsia="Roboto" w:hAnsi="Roboto"/>
          <w:color w:val="202124"/>
          <w:sz w:val="20"/>
          <w:szCs w:val="20"/>
          <w:highlight w:val="yellow"/>
          <w:rtl w:val="0"/>
        </w:rPr>
        <w:t xml:space="preserve">nmap -Pn --script vuln</w:t>
      </w:r>
      <w:hyperlink r:id="rId27">
        <w:r w:rsidDel="00000000" w:rsidR="00000000" w:rsidRPr="00000000">
          <w:rPr>
            <w:rFonts w:ascii="Roboto" w:cs="Roboto" w:eastAsia="Roboto" w:hAnsi="Roboto"/>
            <w:color w:val="202124"/>
            <w:sz w:val="20"/>
            <w:szCs w:val="20"/>
            <w:highlight w:val="yellow"/>
            <w:rtl w:val="0"/>
          </w:rPr>
          <w:t xml:space="preserve"> </w:t>
        </w:r>
      </w:hyperlink>
      <w:hyperlink r:id="rId28">
        <w:r w:rsidDel="00000000" w:rsidR="00000000" w:rsidRPr="00000000">
          <w:rPr>
            <w:rFonts w:ascii="Roboto" w:cs="Roboto" w:eastAsia="Roboto" w:hAnsi="Roboto"/>
            <w:color w:val="1967d2"/>
            <w:sz w:val="20"/>
            <w:szCs w:val="20"/>
            <w:highlight w:val="yellow"/>
            <w:u w:val="single"/>
            <w:rtl w:val="0"/>
          </w:rPr>
          <w:t xml:space="preserve">www.moolyaed.com</w:t>
        </w:r>
      </w:hyperlink>
      <w:r w:rsidDel="00000000" w:rsidR="00000000" w:rsidRPr="00000000">
        <w:rPr>
          <w:rtl w:val="0"/>
        </w:rPr>
      </w:r>
    </w:p>
    <w:p w:rsidR="00000000" w:rsidDel="00000000" w:rsidP="00000000" w:rsidRDefault="00000000" w:rsidRPr="00000000" w14:paraId="00000253">
      <w:pPr>
        <w:rPr>
          <w:b w:val="1"/>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sectPr>
      <w:headerReference r:id="rId2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unito" w:cs="Nunito" w:eastAsia="Nunito" w:hAnsi="Nunito"/>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23232"/>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rFonts w:ascii="Nunito" w:cs="Nunito" w:eastAsia="Nunito" w:hAnsi="Nunito"/>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unito" w:cs="Nunito" w:eastAsia="Nunito" w:hAnsi="Nunito"/>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virtualbox.org/wiki/Downloads" TargetMode="External"/><Relationship Id="rId22" Type="http://schemas.openxmlformats.org/officeDocument/2006/relationships/image" Target="media/image12.png"/><Relationship Id="rId21" Type="http://schemas.openxmlformats.org/officeDocument/2006/relationships/hyperlink" Target="https://learn.microsoft.com/en-us/cpp/windows/latest-supported-vc-redist?view=msvc-170" TargetMode="External"/><Relationship Id="rId24" Type="http://schemas.openxmlformats.org/officeDocument/2006/relationships/image" Target="media/image1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www.moolyaed.com" TargetMode="External"/><Relationship Id="rId25" Type="http://schemas.openxmlformats.org/officeDocument/2006/relationships/hyperlink" Target="https://www.zaproxy.org/download/" TargetMode="External"/><Relationship Id="rId28" Type="http://schemas.openxmlformats.org/officeDocument/2006/relationships/hyperlink" Target="http://www.moolyaed.com/" TargetMode="External"/><Relationship Id="rId27" Type="http://schemas.openxmlformats.org/officeDocument/2006/relationships/hyperlink" Target="http://www.moolyaed.co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3.png"/><Relationship Id="rId11" Type="http://schemas.openxmlformats.org/officeDocument/2006/relationships/image" Target="media/image10.jpg"/><Relationship Id="rId10" Type="http://schemas.openxmlformats.org/officeDocument/2006/relationships/image" Target="media/image11.png"/><Relationship Id="rId13" Type="http://schemas.openxmlformats.org/officeDocument/2006/relationships/image" Target="media/image4.png"/><Relationship Id="rId12" Type="http://schemas.openxmlformats.org/officeDocument/2006/relationships/image" Target="media/image6.png"/><Relationship Id="rId15" Type="http://schemas.openxmlformats.org/officeDocument/2006/relationships/hyperlink" Target="http://testphp.vulnweb.com/login.php" TargetMode="External"/><Relationship Id="rId14" Type="http://schemas.openxmlformats.org/officeDocument/2006/relationships/hyperlink" Target="http://burpsuite" TargetMode="External"/><Relationship Id="rId17" Type="http://schemas.openxmlformats.org/officeDocument/2006/relationships/image" Target="media/image5.png"/><Relationship Id="rId16" Type="http://schemas.openxmlformats.org/officeDocument/2006/relationships/image" Target="media/image8.png"/><Relationship Id="rId19" Type="http://schemas.openxmlformats.org/officeDocument/2006/relationships/image" Target="media/image7.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Arimo-italic.ttf"/><Relationship Id="rId10" Type="http://schemas.openxmlformats.org/officeDocument/2006/relationships/font" Target="fonts/Arimo-bold.ttf"/><Relationship Id="rId12" Type="http://schemas.openxmlformats.org/officeDocument/2006/relationships/font" Target="fonts/Arimo-boldItalic.ttf"/><Relationship Id="rId9" Type="http://schemas.openxmlformats.org/officeDocument/2006/relationships/font" Target="fonts/Arim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sswtlyk3ZGSuNvHqT6N21pgxfw==">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